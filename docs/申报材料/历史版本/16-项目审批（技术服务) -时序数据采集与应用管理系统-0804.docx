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C7973">
      <w:pPr>
        <w:ind w:left="0" w:leftChars="0" w:firstLine="0" w:firstLineChars="0"/>
        <w:jc w:val="center"/>
        <w:rPr>
          <w:rFonts w:hint="eastAsia" w:eastAsia="黑体" w:cs="黑体"/>
          <w:b/>
          <w:bCs/>
          <w:color w:val="auto"/>
          <w:sz w:val="32"/>
          <w:szCs w:val="36"/>
          <w:highlight w:val="none"/>
        </w:rPr>
      </w:pPr>
      <w:r>
        <w:rPr>
          <w:color w:val="auto"/>
          <w:highlight w:val="none"/>
        </w:rPr>
        <mc:AlternateContent>
          <mc:Choice Requires="wps">
            <w:drawing>
              <wp:anchor distT="45720" distB="45720" distL="114300" distR="114300" simplePos="0" relativeHeight="251660288" behindDoc="0" locked="0" layoutInCell="1" allowOverlap="1">
                <wp:simplePos x="0" y="0"/>
                <wp:positionH relativeFrom="column">
                  <wp:posOffset>4059555</wp:posOffset>
                </wp:positionH>
                <wp:positionV relativeFrom="paragraph">
                  <wp:posOffset>-494665</wp:posOffset>
                </wp:positionV>
                <wp:extent cx="1808480" cy="388620"/>
                <wp:effectExtent l="4445" t="4445" r="15875" b="6985"/>
                <wp:wrapSquare wrapText="bothSides"/>
                <wp:docPr id="1" name="文本框 2"/>
                <wp:cNvGraphicFramePr/>
                <a:graphic xmlns:a="http://schemas.openxmlformats.org/drawingml/2006/main">
                  <a:graphicData uri="http://schemas.microsoft.com/office/word/2010/wordprocessingShape">
                    <wps:wsp>
                      <wps:cNvSpPr txBox="1"/>
                      <wps:spPr>
                        <a:xfrm>
                          <a:off x="0" y="0"/>
                          <a:ext cx="1808480" cy="388620"/>
                        </a:xfrm>
                        <a:prstGeom prst="rect">
                          <a:avLst/>
                        </a:prstGeom>
                        <a:solidFill>
                          <a:srgbClr val="FFFFFF"/>
                        </a:solidFill>
                        <a:ln w="3175" cap="flat" cmpd="sng">
                          <a:solidFill>
                            <a:srgbClr val="E7E6E6"/>
                          </a:solidFill>
                          <a:prstDash val="solid"/>
                          <a:miter/>
                          <a:headEnd type="none" w="med" len="med"/>
                          <a:tailEnd type="none" w="med" len="med"/>
                        </a:ln>
                        <a:effectLst/>
                      </wps:spPr>
                      <wps:txbx>
                        <w:txbxContent>
                          <w:p w14:paraId="089C7FE0">
                            <w:pPr>
                              <w:keepNext w:val="0"/>
                              <w:keepLines w:val="0"/>
                              <w:pageBreakBefore w:val="0"/>
                              <w:widowControl w:val="0"/>
                              <w:kinsoku/>
                              <w:wordWrap/>
                              <w:overflowPunct/>
                              <w:topLinePunct w:val="0"/>
                              <w:bidi w:val="0"/>
                              <w:adjustRightInd/>
                              <w:snapToGrid/>
                              <w:spacing w:line="240" w:lineRule="auto"/>
                              <w:textAlignment w:val="auto"/>
                            </w:pPr>
                            <w:r>
                              <w:rPr>
                                <w:rFonts w:hint="eastAsia" w:ascii="宋体" w:hAnsi="宋体" w:eastAsia="宋体" w:cs="宋体"/>
                                <w:sz w:val="21"/>
                                <w:szCs w:val="21"/>
                              </w:rPr>
                              <w:t>项目编号：</w:t>
                            </w:r>
                            <w:r>
                              <w:rPr>
                                <w:rFonts w:hint="eastAsia" w:ascii="宋体" w:hAnsi="宋体" w:eastAsia="宋体" w:cs="宋体"/>
                                <w:color w:val="FF0000"/>
                                <w:sz w:val="21"/>
                                <w:szCs w:val="21"/>
                              </w:rPr>
                              <w:t>此处</w:t>
                            </w:r>
                            <w:r>
                              <w:rPr>
                                <w:rFonts w:hint="eastAsia" w:ascii="宋体" w:cs="宋体"/>
                                <w:color w:val="FF0000"/>
                                <w:sz w:val="24"/>
                                <w:szCs w:val="24"/>
                              </w:rPr>
                              <w:t>不需填写</w:t>
                            </w:r>
                          </w:p>
                        </w:txbxContent>
                      </wps:txbx>
                      <wps:bodyPr vert="horz" wrap="square" anchor="t" anchorCtr="0" upright="1"/>
                    </wps:wsp>
                  </a:graphicData>
                </a:graphic>
              </wp:anchor>
            </w:drawing>
          </mc:Choice>
          <mc:Fallback>
            <w:pict>
              <v:shape id="文本框 2" o:spid="_x0000_s1026" o:spt="202" type="#_x0000_t202" style="position:absolute;left:0pt;margin-left:319.65pt;margin-top:-38.95pt;height:30.6pt;width:142.4pt;mso-wrap-distance-bottom:3.6pt;mso-wrap-distance-left:9pt;mso-wrap-distance-right:9pt;mso-wrap-distance-top:3.6pt;z-index:251660288;mso-width-relative:page;mso-height-relative:page;" fillcolor="#FFFFFF" filled="t" stroked="t" coordsize="21600,21600" o:gfxdata="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h0yZjcAAAACwEAAA8AAAAAAAAAAQAgAAAAIgAAAGRycy9kb3ducmV2&#10;LnhtbFBLAQIUABQAAAAIAIdO4kCYxfKBMQIAAHcEAAAOAAAAAAAAAAEAIAAAACsBAABkcnMvZTJv&#10;RG9jLnhtbFBLBQYAAAAABgAGAFkBAADOBQAAAAA=&#10;">
                <v:fill on="t" focussize="0,0"/>
                <v:stroke weight="0.25pt" color="#E7E6E6" joinstyle="miter"/>
                <v:imagedata o:title=""/>
                <o:lock v:ext="edit" aspectratio="f"/>
                <v:textbox>
                  <w:txbxContent>
                    <w:p w14:paraId="089C7FE0">
                      <w:pPr>
                        <w:keepNext w:val="0"/>
                        <w:keepLines w:val="0"/>
                        <w:pageBreakBefore w:val="0"/>
                        <w:widowControl w:val="0"/>
                        <w:kinsoku/>
                        <w:wordWrap/>
                        <w:overflowPunct/>
                        <w:topLinePunct w:val="0"/>
                        <w:bidi w:val="0"/>
                        <w:adjustRightInd/>
                        <w:snapToGrid/>
                        <w:spacing w:line="240" w:lineRule="auto"/>
                        <w:textAlignment w:val="auto"/>
                      </w:pPr>
                      <w:r>
                        <w:rPr>
                          <w:rFonts w:hint="eastAsia" w:ascii="宋体" w:hAnsi="宋体" w:eastAsia="宋体" w:cs="宋体"/>
                          <w:sz w:val="21"/>
                          <w:szCs w:val="21"/>
                        </w:rPr>
                        <w:t>项目编号：</w:t>
                      </w:r>
                      <w:r>
                        <w:rPr>
                          <w:rFonts w:hint="eastAsia" w:ascii="宋体" w:hAnsi="宋体" w:eastAsia="宋体" w:cs="宋体"/>
                          <w:color w:val="FF0000"/>
                          <w:sz w:val="21"/>
                          <w:szCs w:val="21"/>
                        </w:rPr>
                        <w:t>此处</w:t>
                      </w:r>
                      <w:r>
                        <w:rPr>
                          <w:rFonts w:hint="eastAsia" w:ascii="宋体" w:cs="宋体"/>
                          <w:color w:val="FF0000"/>
                          <w:sz w:val="24"/>
                          <w:szCs w:val="24"/>
                        </w:rPr>
                        <w:t>不需填写</w:t>
                      </w:r>
                    </w:p>
                  </w:txbxContent>
                </v:textbox>
                <w10:wrap type="square"/>
              </v:shape>
            </w:pict>
          </mc:Fallback>
        </mc:AlternateContent>
      </w:r>
      <w:r>
        <w:rPr>
          <w:rFonts w:hint="eastAsia" w:eastAsia="黑体" w:cs="黑体"/>
          <w:b/>
          <w:bCs/>
          <w:color w:val="auto"/>
          <w:sz w:val="32"/>
          <w:szCs w:val="36"/>
          <w:highlight w:val="none"/>
        </w:rPr>
        <w:t>大庆油田有限责任公司</w:t>
      </w:r>
    </w:p>
    <w:p w14:paraId="34BCF10C">
      <w:pPr>
        <w:jc w:val="center"/>
        <w:rPr>
          <w:rFonts w:eastAsia="黑体"/>
          <w:b/>
          <w:bCs/>
          <w:color w:val="auto"/>
          <w:sz w:val="44"/>
          <w:szCs w:val="44"/>
          <w:highlight w:val="none"/>
        </w:rPr>
      </w:pPr>
      <w:r>
        <w:rPr>
          <w:rFonts w:hint="eastAsia" w:eastAsia="黑体" w:cs="黑体"/>
          <w:b/>
          <w:bCs/>
          <w:color w:val="auto"/>
          <w:sz w:val="36"/>
          <w:szCs w:val="36"/>
          <w:highlight w:val="none"/>
        </w:rPr>
        <w:t>数字和信息化技术服务</w:t>
      </w:r>
      <w:r>
        <w:rPr>
          <w:rFonts w:hint="eastAsia" w:ascii="黑体" w:eastAsia="黑体" w:cs="黑体"/>
          <w:b/>
          <w:bCs/>
          <w:color w:val="auto"/>
          <w:sz w:val="36"/>
          <w:szCs w:val="36"/>
          <w:highlight w:val="none"/>
        </w:rPr>
        <w:t>项目审批表</w:t>
      </w:r>
    </w:p>
    <w:p w14:paraId="7EEBC4DD">
      <w:pPr>
        <w:keepNext w:val="0"/>
        <w:keepLines w:val="0"/>
        <w:pageBreakBefore w:val="0"/>
        <w:widowControl w:val="0"/>
        <w:kinsoku/>
        <w:wordWrap/>
        <w:overflowPunct/>
        <w:topLinePunct w:val="0"/>
        <w:autoSpaceDE/>
        <w:autoSpaceDN/>
        <w:bidi w:val="0"/>
        <w:spacing w:line="240" w:lineRule="atLeast"/>
        <w:ind w:left="0" w:leftChars="0" w:firstLine="0" w:firstLineChars="0"/>
        <w:rPr>
          <w:rFonts w:eastAsia="黑体" w:cs="黑体"/>
          <w:color w:val="auto"/>
          <w:sz w:val="28"/>
          <w:szCs w:val="28"/>
          <w:highlight w:val="none"/>
        </w:rPr>
      </w:pPr>
      <w:r>
        <w:rPr>
          <w:rFonts w:hint="eastAsia" w:eastAsia="黑体" w:cs="黑体"/>
          <w:color w:val="auto"/>
          <w:sz w:val="28"/>
          <w:szCs w:val="28"/>
          <w:highlight w:val="none"/>
        </w:rPr>
        <w:t>申请单位：</w:t>
      </w:r>
      <w:r>
        <w:rPr>
          <w:rFonts w:hint="eastAsia" w:ascii="黑体" w:hAnsi="黑体" w:eastAsia="黑体" w:cs="黑体"/>
          <w:color w:val="auto"/>
          <w:sz w:val="28"/>
          <w:szCs w:val="28"/>
          <w:highlight w:val="none"/>
        </w:rPr>
        <w:t>大庆油田数智技术公司</w:t>
      </w:r>
      <w:r>
        <w:rPr>
          <w:rFonts w:hint="eastAsia" w:ascii="黑体" w:hAnsi="黑体" w:eastAsia="黑体" w:cs="黑体"/>
          <w:color w:val="auto"/>
          <w:sz w:val="28"/>
          <w:szCs w:val="28"/>
          <w:highlight w:val="none"/>
          <w:lang w:val="en-US" w:eastAsia="zh-CN"/>
        </w:rPr>
        <w:t xml:space="preserve">         </w:t>
      </w:r>
      <w:r>
        <w:rPr>
          <w:rFonts w:hint="eastAsia" w:eastAsia="黑体" w:cs="黑体"/>
          <w:color w:val="auto"/>
          <w:sz w:val="28"/>
          <w:szCs w:val="28"/>
          <w:highlight w:val="none"/>
        </w:rPr>
        <w:t>填报时间：</w:t>
      </w:r>
      <w:r>
        <w:rPr>
          <w:rFonts w:hint="eastAsia" w:eastAsia="黑体" w:cs="黑体"/>
          <w:color w:val="auto"/>
          <w:sz w:val="28"/>
          <w:szCs w:val="28"/>
          <w:highlight w:val="none"/>
          <w:lang w:val="en-US" w:eastAsia="zh-CN"/>
        </w:rPr>
        <w:t>2026</w:t>
      </w:r>
      <w:r>
        <w:rPr>
          <w:rFonts w:hint="eastAsia" w:eastAsia="黑体" w:cs="黑体"/>
          <w:color w:val="auto"/>
          <w:sz w:val="28"/>
          <w:szCs w:val="28"/>
          <w:highlight w:val="none"/>
        </w:rPr>
        <w:t>年</w:t>
      </w:r>
      <w:r>
        <w:rPr>
          <w:rFonts w:hint="eastAsia" w:eastAsia="黑体" w:cs="黑体"/>
          <w:color w:val="auto"/>
          <w:sz w:val="28"/>
          <w:szCs w:val="28"/>
          <w:highlight w:val="none"/>
          <w:lang w:val="en-US" w:eastAsia="zh-CN"/>
        </w:rPr>
        <w:t>6</w:t>
      </w:r>
      <w:r>
        <w:rPr>
          <w:rFonts w:hint="eastAsia" w:eastAsia="黑体" w:cs="黑体"/>
          <w:color w:val="auto"/>
          <w:sz w:val="28"/>
          <w:szCs w:val="28"/>
          <w:highlight w:val="none"/>
        </w:rPr>
        <w:t>月</w:t>
      </w:r>
      <w:r>
        <w:rPr>
          <w:rFonts w:hint="eastAsia" w:eastAsia="黑体" w:cs="黑体"/>
          <w:color w:val="auto"/>
          <w:sz w:val="28"/>
          <w:szCs w:val="28"/>
          <w:highlight w:val="none"/>
          <w:lang w:val="en-US" w:eastAsia="zh-CN"/>
        </w:rPr>
        <w:t>28</w:t>
      </w:r>
      <w:r>
        <w:rPr>
          <w:rFonts w:hint="eastAsia" w:eastAsia="黑体" w:cs="黑体"/>
          <w:color w:val="auto"/>
          <w:sz w:val="28"/>
          <w:szCs w:val="28"/>
          <w:highlight w:val="none"/>
        </w:rPr>
        <w:t>日</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3"/>
        <w:gridCol w:w="2974"/>
        <w:gridCol w:w="182"/>
        <w:gridCol w:w="2129"/>
        <w:gridCol w:w="2690"/>
      </w:tblGrid>
      <w:tr w14:paraId="3A36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9" w:hRule="atLeast"/>
          <w:jc w:val="center"/>
        </w:trPr>
        <w:tc>
          <w:tcPr>
            <w:tcW w:w="9288" w:type="dxa"/>
            <w:gridSpan w:val="5"/>
            <w:noWrap w:val="0"/>
            <w:vAlign w:val="center"/>
          </w:tcPr>
          <w:p w14:paraId="6C5D0E76">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项目名称：</w:t>
            </w:r>
            <w:r>
              <w:rPr>
                <w:rFonts w:hint="eastAsia" w:ascii="宋体" w:hAnsi="宋体" w:eastAsia="宋体" w:cs="宋体"/>
                <w:color w:val="auto"/>
                <w:sz w:val="24"/>
                <w:szCs w:val="24"/>
                <w:highlight w:val="none"/>
                <w:lang w:eastAsia="zh-CN"/>
              </w:rPr>
              <w:t>时序数据采集管理技术服务</w:t>
            </w:r>
          </w:p>
        </w:tc>
      </w:tr>
      <w:tr w14:paraId="1699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287" w:type="dxa"/>
            <w:gridSpan w:val="2"/>
            <w:noWrap w:val="0"/>
            <w:vAlign w:val="center"/>
          </w:tcPr>
          <w:p w14:paraId="2083E234">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default"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含税估价（万元）：</w:t>
            </w:r>
            <w:r>
              <w:rPr>
                <w:rFonts w:hint="eastAsia" w:ascii="宋体" w:hAnsi="宋体" w:eastAsia="宋体" w:cs="宋体"/>
                <w:color w:val="auto"/>
                <w:sz w:val="22"/>
                <w:szCs w:val="22"/>
                <w:highlight w:val="none"/>
                <w:lang w:val="en-US" w:eastAsia="zh-CN"/>
              </w:rPr>
              <w:t>725.04</w:t>
            </w:r>
          </w:p>
        </w:tc>
        <w:tc>
          <w:tcPr>
            <w:tcW w:w="2311" w:type="dxa"/>
            <w:gridSpan w:val="2"/>
            <w:noWrap w:val="0"/>
            <w:vAlign w:val="center"/>
          </w:tcPr>
          <w:p w14:paraId="245AF3C0">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经办人：</w:t>
            </w:r>
            <w:r>
              <w:rPr>
                <w:rFonts w:hint="eastAsia" w:ascii="宋体" w:hAnsi="宋体" w:eastAsia="宋体" w:cs="宋体"/>
                <w:color w:val="auto"/>
                <w:sz w:val="22"/>
                <w:szCs w:val="22"/>
                <w:highlight w:val="none"/>
                <w:lang w:val="en-US" w:eastAsia="zh-CN"/>
              </w:rPr>
              <w:t>姜晓琳</w:t>
            </w:r>
          </w:p>
        </w:tc>
        <w:tc>
          <w:tcPr>
            <w:tcW w:w="2690" w:type="dxa"/>
            <w:noWrap w:val="0"/>
            <w:vAlign w:val="center"/>
          </w:tcPr>
          <w:p w14:paraId="5FF2F3B9">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座机：</w:t>
            </w:r>
          </w:p>
          <w:p w14:paraId="3EA85F76">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default" w:ascii="宋体" w:hAnsi="宋体" w:eastAsia="宋体" w:cs="宋体"/>
                <w:color w:val="auto"/>
                <w:sz w:val="22"/>
                <w:szCs w:val="22"/>
                <w:highlight w:val="none"/>
                <w:lang w:val="en-US" w:eastAsia="zh-CN"/>
              </w:rPr>
            </w:pPr>
            <w:r>
              <w:rPr>
                <w:rFonts w:hint="eastAsia" w:ascii="宋体" w:hAnsi="宋体" w:eastAsia="宋体" w:cs="宋体"/>
                <w:color w:val="auto"/>
                <w:sz w:val="22"/>
                <w:szCs w:val="22"/>
                <w:highlight w:val="none"/>
              </w:rPr>
              <w:t>手机：</w:t>
            </w:r>
            <w:r>
              <w:rPr>
                <w:rFonts w:hint="eastAsia" w:ascii="宋体" w:hAnsi="宋体" w:eastAsia="宋体" w:cs="宋体"/>
                <w:color w:val="auto"/>
                <w:sz w:val="22"/>
                <w:szCs w:val="22"/>
                <w:highlight w:val="none"/>
                <w:lang w:val="en-US" w:eastAsia="zh-CN"/>
              </w:rPr>
              <w:t>15045889966</w:t>
            </w:r>
          </w:p>
        </w:tc>
      </w:tr>
      <w:tr w14:paraId="6038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2" w:hRule="atLeast"/>
          <w:jc w:val="center"/>
        </w:trPr>
        <w:tc>
          <w:tcPr>
            <w:tcW w:w="9288" w:type="dxa"/>
            <w:gridSpan w:val="5"/>
            <w:noWrap w:val="0"/>
            <w:vAlign w:val="top"/>
          </w:tcPr>
          <w:p w14:paraId="249D50EF">
            <w:pPr>
              <w:keepNext w:val="0"/>
              <w:keepLines w:val="0"/>
              <w:pageBreakBefore w:val="0"/>
              <w:widowControl w:val="0"/>
              <w:kinsoku/>
              <w:wordWrap/>
              <w:overflowPunct/>
              <w:topLinePunct w:val="0"/>
              <w:autoSpaceDE/>
              <w:autoSpaceDN/>
              <w:bidi w:val="0"/>
              <w:spacing w:line="240" w:lineRule="atLeast"/>
              <w:ind w:firstLine="0" w:firstLineChars="0"/>
              <w:rPr>
                <w:rFonts w:hint="eastAsia" w:ascii="宋体" w:hAnsi="宋体" w:eastAsia="宋体" w:cs="宋体"/>
                <w:color w:val="auto"/>
                <w:sz w:val="24"/>
                <w:szCs w:val="24"/>
                <w:highlight w:val="none"/>
              </w:rPr>
            </w:pPr>
            <w:r>
              <w:rPr>
                <w:rFonts w:hint="eastAsia" w:ascii="黑体" w:hAnsi="Times New Roman" w:eastAsia="黑体" w:cs="黑体"/>
                <w:color w:val="auto"/>
                <w:sz w:val="24"/>
                <w:szCs w:val="24"/>
                <w:highlight w:val="none"/>
              </w:rPr>
              <w:t>项目主要内容：</w:t>
            </w:r>
          </w:p>
          <w:p w14:paraId="371CCF0B">
            <w:pPr>
              <w:keepNext w:val="0"/>
              <w:keepLines w:val="0"/>
              <w:pageBreakBefore w:val="0"/>
              <w:widowControl w:val="0"/>
              <w:kinsoku/>
              <w:wordWrap/>
              <w:overflowPunct/>
              <w:topLinePunct w:val="0"/>
              <w:autoSpaceDE/>
              <w:autoSpaceDN/>
              <w:bidi w:val="0"/>
              <w:spacing w:line="240" w:lineRule="atLeast"/>
              <w:ind w:firstLine="640"/>
              <w:rPr>
                <w:rFonts w:hint="default" w:ascii="宋体" w:hAnsi="宋体" w:eastAsia="宋体" w:cs="宋体"/>
                <w:i w:val="0"/>
                <w:iCs w:val="0"/>
                <w:caps w:val="0"/>
                <w:color w:val="auto"/>
                <w:spacing w:val="0"/>
                <w:sz w:val="24"/>
                <w:szCs w:val="24"/>
                <w:highlight w:val="none"/>
                <w:shd w:val="clear" w:color="auto" w:fill="auto"/>
                <w:lang w:val="en-US" w:eastAsia="zh-CN"/>
              </w:rPr>
            </w:pPr>
            <w:r>
              <w:rPr>
                <w:rFonts w:hint="eastAsia" w:ascii="宋体" w:hAnsi="宋体" w:eastAsia="宋体" w:cs="宋体"/>
                <w:i w:val="0"/>
                <w:iCs w:val="0"/>
                <w:caps w:val="0"/>
                <w:color w:val="auto"/>
                <w:spacing w:val="0"/>
                <w:sz w:val="24"/>
                <w:szCs w:val="24"/>
                <w:highlight w:val="none"/>
                <w:shd w:val="clear" w:color="auto" w:fill="auto"/>
                <w:lang w:eastAsia="zh-CN"/>
              </w:rPr>
              <w:t>大庆油田井、间、站物联网建设虽已基本完成，但A11系统在高频时序数据处理方面仍面临显著挑战，如点位管理冗余、告警时延高、存储查询效率受限及设备全生命周期管理缺失。同时，A11当前主要覆盖油气生产领域，未涉及新能源、工程技术等板块的实时数据采集，对新型智能传感器的接入及信创适配能力亦显不足。为此，本项目开展时序数据采集管理技术研究，规划建设八大服务模块，涵盖</w:t>
            </w:r>
            <w:ins w:id="0" w:author="David huo" w:date="2026-08-04T00:43:17Z">
              <w:r>
                <w:rPr>
                  <w:rFonts w:hint="eastAsia" w:ascii="宋体" w:hAnsi="宋体" w:eastAsia="宋体" w:cs="宋体"/>
                  <w:i w:val="0"/>
                  <w:iCs w:val="0"/>
                  <w:caps w:val="0"/>
                  <w:color w:val="auto"/>
                  <w:spacing w:val="0"/>
                  <w:sz w:val="24"/>
                  <w:szCs w:val="24"/>
                  <w:highlight w:val="none"/>
                  <w:shd w:val="clear" w:color="auto" w:fill="auto"/>
                  <w:lang w:eastAsia="zh-CN"/>
                </w:rPr>
                <w:t>时序数据采集增强中间件与基础平台服务</w:t>
              </w:r>
            </w:ins>
            <w:ins w:id="1" w:author="David huo" w:date="2026-08-04T00:44:07Z">
              <w:r>
                <w:rPr>
                  <w:rFonts w:hint="eastAsia" w:ascii="宋体" w:hAnsi="宋体" w:eastAsia="宋体" w:cs="宋体"/>
                  <w:i w:val="0"/>
                  <w:iCs w:val="0"/>
                  <w:caps w:val="0"/>
                  <w:color w:val="auto"/>
                  <w:spacing w:val="0"/>
                  <w:sz w:val="24"/>
                  <w:szCs w:val="24"/>
                  <w:highlight w:val="none"/>
                  <w:shd w:val="clear" w:color="auto" w:fill="auto"/>
                  <w:lang w:eastAsia="zh-CN"/>
                </w:rPr>
                <w:t>、油气生产设备物模型与测点标准化管理服务、多协议高频时序数据实时采集与异构设备统一接入服务、边缘端前置流式计算与实时告警引擎服务、设备资产全生命周期数据治理与运行健康评估服务、高频时序数据分级存储与全链路安全管控服务、油气生产运行综合监控与多维数据分析看板服务、高频时序数据全链路压力测试与性能验证服务</w:t>
              </w:r>
            </w:ins>
            <w:r>
              <w:rPr>
                <w:rFonts w:hint="eastAsia" w:ascii="宋体" w:hAnsi="宋体" w:eastAsia="宋体" w:cs="宋体"/>
                <w:i w:val="0"/>
                <w:iCs w:val="0"/>
                <w:caps w:val="0"/>
                <w:color w:val="auto"/>
                <w:spacing w:val="0"/>
                <w:sz w:val="24"/>
                <w:szCs w:val="24"/>
                <w:highlight w:val="none"/>
                <w:shd w:val="clear" w:color="auto" w:fill="auto"/>
                <w:lang w:eastAsia="zh-CN"/>
              </w:rPr>
              <w:t>。本项目将从四个方向突破：一是统一接入异构数据源，做到点位一处配置、全局复用；二是前置流式计算与告警判定，缩短端到端响应链路；三是采用高性能时序存储引擎，优化读写吞吐；四是完成智能传感器适配与信创兼容部署，最终为上层生产运营平台提供稳定、高效的时序数据支撑。通过上述建设，本项目将形成时序数据从点位管理、采集、处理、存储到应用的全流程闭环管理，有效弥补A11在业务覆盖广度与架构扩展性上的不足。</w:t>
            </w:r>
            <w:ins w:id="2" w:author="David huo" w:date="2026-08-04T00:47:49Z">
              <w:r>
                <w:rPr>
                  <w:rFonts w:hint="eastAsia" w:ascii="宋体" w:hAnsi="宋体" w:eastAsia="宋体" w:cs="宋体"/>
                  <w:i w:val="0"/>
                  <w:iCs w:val="0"/>
                  <w:caps w:val="0"/>
                  <w:color w:val="auto"/>
                  <w:spacing w:val="0"/>
                  <w:sz w:val="24"/>
                  <w:szCs w:val="24"/>
                  <w:highlight w:val="none"/>
                  <w:shd w:val="clear" w:color="auto" w:fill="auto"/>
                  <w:lang w:val="en-US" w:eastAsia="zh-CN"/>
                </w:rPr>
                <w:t>未来</w:t>
              </w:r>
            </w:ins>
            <w:ins w:id="3" w:author="David huo" w:date="2026-08-04T00:47:52Z">
              <w:r>
                <w:rPr>
                  <w:rFonts w:hint="eastAsia" w:ascii="宋体" w:hAnsi="宋体" w:eastAsia="宋体" w:cs="宋体"/>
                  <w:i w:val="0"/>
                  <w:iCs w:val="0"/>
                  <w:caps w:val="0"/>
                  <w:color w:val="auto"/>
                  <w:spacing w:val="0"/>
                  <w:sz w:val="24"/>
                  <w:szCs w:val="24"/>
                  <w:highlight w:val="none"/>
                  <w:shd w:val="clear" w:color="auto" w:fill="auto"/>
                  <w:lang w:val="en-US" w:eastAsia="zh-CN"/>
                </w:rPr>
                <w:t>本项目的</w:t>
              </w:r>
            </w:ins>
            <w:ins w:id="4" w:author="David huo" w:date="2026-08-04T00:48:53Z">
              <w:r>
                <w:rPr>
                  <w:rFonts w:hint="eastAsia" w:ascii="宋体" w:hAnsi="宋体" w:eastAsia="宋体" w:cs="宋体"/>
                  <w:color w:val="auto"/>
                  <w:sz w:val="24"/>
                  <w:szCs w:val="24"/>
                  <w:highlight w:val="none"/>
                  <w:lang w:eastAsia="zh-CN"/>
                </w:rPr>
                <w:t>时序数据采集管理</w:t>
              </w:r>
            </w:ins>
            <w:ins w:id="5" w:author="David huo" w:date="2026-08-04T00:47:54Z">
              <w:r>
                <w:rPr>
                  <w:rFonts w:hint="eastAsia" w:ascii="宋体" w:hAnsi="宋体" w:eastAsia="宋体" w:cs="宋体"/>
                  <w:i w:val="0"/>
                  <w:iCs w:val="0"/>
                  <w:caps w:val="0"/>
                  <w:color w:val="auto"/>
                  <w:spacing w:val="0"/>
                  <w:sz w:val="24"/>
                  <w:szCs w:val="24"/>
                  <w:highlight w:val="none"/>
                  <w:shd w:val="clear" w:color="auto" w:fill="auto"/>
                  <w:lang w:val="en-US" w:eastAsia="zh-CN"/>
                </w:rPr>
                <w:t>技术</w:t>
              </w:r>
            </w:ins>
            <w:ins w:id="6" w:author="David huo" w:date="2026-08-04T00:48:58Z">
              <w:r>
                <w:rPr>
                  <w:rFonts w:hint="eastAsia" w:ascii="宋体" w:hAnsi="宋体" w:eastAsia="宋体" w:cs="宋体"/>
                  <w:i w:val="0"/>
                  <w:iCs w:val="0"/>
                  <w:caps w:val="0"/>
                  <w:color w:val="auto"/>
                  <w:spacing w:val="0"/>
                  <w:sz w:val="24"/>
                  <w:szCs w:val="24"/>
                  <w:highlight w:val="none"/>
                  <w:shd w:val="clear" w:color="auto" w:fill="auto"/>
                  <w:lang w:val="en-US" w:eastAsia="zh-CN"/>
                </w:rPr>
                <w:t>，</w:t>
              </w:r>
            </w:ins>
            <w:ins w:id="7" w:author="David huo" w:date="2026-08-04T00:49:05Z">
              <w:r>
                <w:rPr>
                  <w:rFonts w:hint="eastAsia" w:ascii="宋体" w:hAnsi="宋体" w:eastAsia="宋体" w:cs="宋体"/>
                  <w:i w:val="0"/>
                  <w:iCs w:val="0"/>
                  <w:caps w:val="0"/>
                  <w:color w:val="auto"/>
                  <w:spacing w:val="0"/>
                  <w:sz w:val="24"/>
                  <w:szCs w:val="24"/>
                  <w:highlight w:val="none"/>
                  <w:shd w:val="clear" w:color="auto" w:fill="auto"/>
                  <w:lang w:val="en-US" w:eastAsia="zh-CN"/>
                </w:rPr>
                <w:t>在</w:t>
              </w:r>
            </w:ins>
            <w:ins w:id="8" w:author="David huo" w:date="2026-08-04T00:49:06Z">
              <w:r>
                <w:rPr>
                  <w:rFonts w:hint="eastAsia" w:ascii="宋体" w:hAnsi="宋体" w:eastAsia="宋体" w:cs="宋体"/>
                  <w:i w:val="0"/>
                  <w:iCs w:val="0"/>
                  <w:caps w:val="0"/>
                  <w:color w:val="auto"/>
                  <w:spacing w:val="0"/>
                  <w:sz w:val="24"/>
                  <w:szCs w:val="24"/>
                  <w:highlight w:val="none"/>
                  <w:shd w:val="clear" w:color="auto" w:fill="auto"/>
                  <w:lang w:val="en-US" w:eastAsia="zh-CN"/>
                </w:rPr>
                <w:t>油气</w:t>
              </w:r>
            </w:ins>
            <w:ins w:id="9" w:author="David huo" w:date="2026-08-04T00:49:09Z">
              <w:r>
                <w:rPr>
                  <w:rFonts w:hint="eastAsia" w:ascii="宋体" w:hAnsi="宋体" w:eastAsia="宋体" w:cs="宋体"/>
                  <w:i w:val="0"/>
                  <w:iCs w:val="0"/>
                  <w:caps w:val="0"/>
                  <w:color w:val="auto"/>
                  <w:spacing w:val="0"/>
                  <w:sz w:val="24"/>
                  <w:szCs w:val="24"/>
                  <w:highlight w:val="none"/>
                  <w:shd w:val="clear" w:color="auto" w:fill="auto"/>
                  <w:lang w:val="en-US" w:eastAsia="zh-CN"/>
                </w:rPr>
                <w:t>生产</w:t>
              </w:r>
            </w:ins>
            <w:ins w:id="10" w:author="David huo" w:date="2026-08-04T00:49:10Z">
              <w:r>
                <w:rPr>
                  <w:rFonts w:hint="eastAsia" w:ascii="宋体" w:hAnsi="宋体" w:eastAsia="宋体" w:cs="宋体"/>
                  <w:i w:val="0"/>
                  <w:iCs w:val="0"/>
                  <w:caps w:val="0"/>
                  <w:color w:val="auto"/>
                  <w:spacing w:val="0"/>
                  <w:sz w:val="24"/>
                  <w:szCs w:val="24"/>
                  <w:highlight w:val="none"/>
                  <w:shd w:val="clear" w:color="auto" w:fill="auto"/>
                  <w:lang w:val="en-US" w:eastAsia="zh-CN"/>
                </w:rPr>
                <w:t>中</w:t>
              </w:r>
            </w:ins>
            <w:ins w:id="11" w:author="David huo" w:date="2026-08-04T00:49:11Z">
              <w:r>
                <w:rPr>
                  <w:rFonts w:hint="eastAsia" w:ascii="宋体" w:hAnsi="宋体" w:eastAsia="宋体" w:cs="宋体"/>
                  <w:i w:val="0"/>
                  <w:iCs w:val="0"/>
                  <w:caps w:val="0"/>
                  <w:color w:val="auto"/>
                  <w:spacing w:val="0"/>
                  <w:sz w:val="24"/>
                  <w:szCs w:val="24"/>
                  <w:highlight w:val="none"/>
                  <w:shd w:val="clear" w:color="auto" w:fill="auto"/>
                  <w:lang w:val="en-US" w:eastAsia="zh-CN"/>
                </w:rPr>
                <w:t>得以</w:t>
              </w:r>
            </w:ins>
            <w:ins w:id="12" w:author="David huo" w:date="2026-08-04T00:49:17Z">
              <w:r>
                <w:rPr>
                  <w:rFonts w:hint="eastAsia" w:ascii="宋体" w:hAnsi="宋体" w:eastAsia="宋体" w:cs="宋体"/>
                  <w:i w:val="0"/>
                  <w:iCs w:val="0"/>
                  <w:caps w:val="0"/>
                  <w:color w:val="auto"/>
                  <w:spacing w:val="0"/>
                  <w:sz w:val="24"/>
                  <w:szCs w:val="24"/>
                  <w:highlight w:val="none"/>
                  <w:shd w:val="clear" w:color="auto" w:fill="auto"/>
                  <w:lang w:val="en-US" w:eastAsia="zh-CN"/>
                </w:rPr>
                <w:t>验证和</w:t>
              </w:r>
            </w:ins>
            <w:ins w:id="13" w:author="David huo" w:date="2026-08-04T00:49:22Z">
              <w:r>
                <w:rPr>
                  <w:rFonts w:hint="eastAsia" w:ascii="宋体" w:hAnsi="宋体" w:eastAsia="宋体" w:cs="宋体"/>
                  <w:i w:val="0"/>
                  <w:iCs w:val="0"/>
                  <w:caps w:val="0"/>
                  <w:color w:val="auto"/>
                  <w:spacing w:val="0"/>
                  <w:sz w:val="24"/>
                  <w:szCs w:val="24"/>
                  <w:highlight w:val="none"/>
                  <w:shd w:val="clear" w:color="auto" w:fill="auto"/>
                  <w:lang w:val="en-US" w:eastAsia="zh-CN"/>
                </w:rPr>
                <w:t>迭代</w:t>
              </w:r>
            </w:ins>
            <w:ins w:id="14" w:author="David huo" w:date="2026-08-04T00:49:23Z">
              <w:r>
                <w:rPr>
                  <w:rFonts w:hint="eastAsia" w:ascii="宋体" w:hAnsi="宋体" w:eastAsia="宋体" w:cs="宋体"/>
                  <w:i w:val="0"/>
                  <w:iCs w:val="0"/>
                  <w:caps w:val="0"/>
                  <w:color w:val="auto"/>
                  <w:spacing w:val="0"/>
                  <w:sz w:val="24"/>
                  <w:szCs w:val="24"/>
                  <w:highlight w:val="none"/>
                  <w:shd w:val="clear" w:color="auto" w:fill="auto"/>
                  <w:lang w:val="en-US" w:eastAsia="zh-CN"/>
                </w:rPr>
                <w:t>优化</w:t>
              </w:r>
            </w:ins>
            <w:ins w:id="15" w:author="David huo" w:date="2026-08-04T00:49:24Z">
              <w:r>
                <w:rPr>
                  <w:rFonts w:hint="eastAsia" w:ascii="宋体" w:hAnsi="宋体" w:eastAsia="宋体" w:cs="宋体"/>
                  <w:i w:val="0"/>
                  <w:iCs w:val="0"/>
                  <w:caps w:val="0"/>
                  <w:color w:val="auto"/>
                  <w:spacing w:val="0"/>
                  <w:sz w:val="24"/>
                  <w:szCs w:val="24"/>
                  <w:highlight w:val="none"/>
                  <w:shd w:val="clear" w:color="auto" w:fill="auto"/>
                  <w:lang w:val="en-US" w:eastAsia="zh-CN"/>
                </w:rPr>
                <w:t>后，</w:t>
              </w:r>
            </w:ins>
            <w:ins w:id="16" w:author="David huo" w:date="2026-08-04T00:49:27Z">
              <w:r>
                <w:rPr>
                  <w:rFonts w:hint="eastAsia" w:ascii="宋体" w:hAnsi="宋体" w:eastAsia="宋体" w:cs="宋体"/>
                  <w:i w:val="0"/>
                  <w:iCs w:val="0"/>
                  <w:caps w:val="0"/>
                  <w:color w:val="auto"/>
                  <w:spacing w:val="0"/>
                  <w:sz w:val="24"/>
                  <w:szCs w:val="24"/>
                  <w:highlight w:val="none"/>
                  <w:shd w:val="clear" w:color="auto" w:fill="auto"/>
                  <w:lang w:val="en-US" w:eastAsia="zh-CN"/>
                </w:rPr>
                <w:t>也</w:t>
              </w:r>
            </w:ins>
            <w:ins w:id="17" w:author="David huo" w:date="2026-08-04T00:47:56Z">
              <w:r>
                <w:rPr>
                  <w:rFonts w:hint="eastAsia" w:ascii="宋体" w:hAnsi="宋体" w:eastAsia="宋体" w:cs="宋体"/>
                  <w:i w:val="0"/>
                  <w:iCs w:val="0"/>
                  <w:caps w:val="0"/>
                  <w:color w:val="auto"/>
                  <w:spacing w:val="0"/>
                  <w:sz w:val="24"/>
                  <w:szCs w:val="24"/>
                  <w:highlight w:val="none"/>
                  <w:shd w:val="clear" w:color="auto" w:fill="auto"/>
                  <w:lang w:val="en-US" w:eastAsia="zh-CN"/>
                </w:rPr>
                <w:t>可</w:t>
              </w:r>
            </w:ins>
            <w:ins w:id="18" w:author="David huo" w:date="2026-08-04T00:49:35Z">
              <w:r>
                <w:rPr>
                  <w:rFonts w:hint="eastAsia" w:ascii="宋体" w:hAnsi="宋体" w:eastAsia="宋体" w:cs="宋体"/>
                  <w:i w:val="0"/>
                  <w:iCs w:val="0"/>
                  <w:caps w:val="0"/>
                  <w:color w:val="auto"/>
                  <w:spacing w:val="0"/>
                  <w:sz w:val="24"/>
                  <w:szCs w:val="24"/>
                  <w:highlight w:val="none"/>
                  <w:shd w:val="clear" w:color="auto" w:fill="auto"/>
                  <w:lang w:val="en-US" w:eastAsia="zh-CN"/>
                </w:rPr>
                <w:t>扩展</w:t>
              </w:r>
            </w:ins>
            <w:ins w:id="19" w:author="David huo" w:date="2026-08-04T00:50:00Z">
              <w:r>
                <w:rPr>
                  <w:rFonts w:hint="eastAsia" w:ascii="宋体" w:hAnsi="宋体" w:eastAsia="宋体" w:cs="宋体"/>
                  <w:i w:val="0"/>
                  <w:iCs w:val="0"/>
                  <w:caps w:val="0"/>
                  <w:color w:val="auto"/>
                  <w:spacing w:val="0"/>
                  <w:sz w:val="24"/>
                  <w:szCs w:val="24"/>
                  <w:highlight w:val="none"/>
                  <w:shd w:val="clear" w:color="auto" w:fill="auto"/>
                  <w:lang w:val="en-US" w:eastAsia="zh-CN"/>
                </w:rPr>
                <w:t>推广</w:t>
              </w:r>
            </w:ins>
            <w:ins w:id="20" w:author="David huo" w:date="2026-08-04T00:48:06Z">
              <w:r>
                <w:rPr>
                  <w:rFonts w:hint="eastAsia" w:ascii="宋体" w:hAnsi="宋体" w:eastAsia="宋体" w:cs="宋体"/>
                  <w:i w:val="0"/>
                  <w:iCs w:val="0"/>
                  <w:caps w:val="0"/>
                  <w:color w:val="auto"/>
                  <w:spacing w:val="0"/>
                  <w:sz w:val="24"/>
                  <w:szCs w:val="24"/>
                  <w:highlight w:val="none"/>
                  <w:shd w:val="clear" w:color="auto" w:fill="auto"/>
                  <w:lang w:val="en-US" w:eastAsia="zh-CN"/>
                </w:rPr>
                <w:t>到</w:t>
              </w:r>
            </w:ins>
            <w:ins w:id="21" w:author="David huo" w:date="2026-08-04T00:49:47Z">
              <w:r>
                <w:rPr>
                  <w:rFonts w:hint="eastAsia" w:ascii="宋体" w:hAnsi="宋体" w:eastAsia="宋体" w:cs="宋体"/>
                  <w:i w:val="0"/>
                  <w:iCs w:val="0"/>
                  <w:caps w:val="0"/>
                  <w:color w:val="auto"/>
                  <w:spacing w:val="0"/>
                  <w:sz w:val="24"/>
                  <w:szCs w:val="24"/>
                  <w:highlight w:val="none"/>
                  <w:shd w:val="clear" w:color="auto" w:fill="auto"/>
                  <w:lang w:val="en-US" w:eastAsia="zh-CN"/>
                </w:rPr>
                <w:t>油田的</w:t>
              </w:r>
            </w:ins>
            <w:ins w:id="22" w:author="David huo" w:date="2026-08-04T00:48:14Z">
              <w:r>
                <w:rPr>
                  <w:rFonts w:hint="eastAsia" w:ascii="宋体" w:hAnsi="宋体" w:eastAsia="宋体" w:cs="宋体"/>
                  <w:color w:val="auto"/>
                  <w:sz w:val="24"/>
                  <w:szCs w:val="24"/>
                  <w:highlight w:val="none"/>
                  <w:shd w:val="clear" w:color="auto" w:fill="auto"/>
                </w:rPr>
                <w:t>工程技术、</w:t>
              </w:r>
            </w:ins>
            <w:ins w:id="23" w:author="David huo" w:date="2026-08-04T00:48:34Z">
              <w:r>
                <w:rPr>
                  <w:rFonts w:hint="eastAsia" w:ascii="宋体" w:hAnsi="宋体" w:eastAsia="宋体" w:cs="宋体"/>
                  <w:color w:val="auto"/>
                  <w:sz w:val="24"/>
                  <w:szCs w:val="24"/>
                  <w:highlight w:val="none"/>
                  <w:shd w:val="clear" w:color="auto" w:fill="auto"/>
                  <w:lang w:val="en-US" w:eastAsia="zh-CN"/>
                </w:rPr>
                <w:t>乃至</w:t>
              </w:r>
            </w:ins>
            <w:ins w:id="24" w:author="David huo" w:date="2026-08-04T00:48:14Z">
              <w:r>
                <w:rPr>
                  <w:rFonts w:hint="eastAsia" w:ascii="宋体" w:hAnsi="宋体" w:eastAsia="宋体" w:cs="宋体"/>
                  <w:color w:val="auto"/>
                  <w:sz w:val="24"/>
                  <w:szCs w:val="24"/>
                  <w:highlight w:val="none"/>
                  <w:shd w:val="clear" w:color="auto" w:fill="auto"/>
                </w:rPr>
                <w:t>新能源</w:t>
              </w:r>
            </w:ins>
            <w:ins w:id="25" w:author="David huo" w:date="2026-08-04T00:48:38Z">
              <w:r>
                <w:rPr>
                  <w:rFonts w:hint="eastAsia" w:ascii="宋体" w:hAnsi="宋体" w:eastAsia="宋体" w:cs="宋体"/>
                  <w:color w:val="auto"/>
                  <w:sz w:val="24"/>
                  <w:szCs w:val="24"/>
                  <w:highlight w:val="none"/>
                  <w:shd w:val="clear" w:color="auto" w:fill="auto"/>
                  <w:lang w:val="en-US" w:eastAsia="zh-CN"/>
                </w:rPr>
                <w:t>领域</w:t>
              </w:r>
            </w:ins>
            <w:ins w:id="26" w:author="David huo" w:date="2026-08-04T00:48:39Z">
              <w:r>
                <w:rPr>
                  <w:rFonts w:hint="eastAsia" w:ascii="宋体" w:hAnsi="宋体" w:eastAsia="宋体" w:cs="宋体"/>
                  <w:color w:val="auto"/>
                  <w:sz w:val="24"/>
                  <w:szCs w:val="24"/>
                  <w:highlight w:val="none"/>
                  <w:shd w:val="clear" w:color="auto" w:fill="auto"/>
                  <w:lang w:val="en-US" w:eastAsia="zh-CN"/>
                </w:rPr>
                <w:t>中</w:t>
              </w:r>
            </w:ins>
            <w:ins w:id="27" w:author="David huo" w:date="2026-08-04T00:48:40Z">
              <w:r>
                <w:rPr>
                  <w:rFonts w:hint="eastAsia" w:ascii="宋体" w:hAnsi="宋体" w:eastAsia="宋体" w:cs="宋体"/>
                  <w:color w:val="auto"/>
                  <w:sz w:val="24"/>
                  <w:szCs w:val="24"/>
                  <w:highlight w:val="none"/>
                  <w:shd w:val="clear" w:color="auto" w:fill="auto"/>
                  <w:lang w:val="en-US" w:eastAsia="zh-CN"/>
                </w:rPr>
                <w:t>。</w:t>
              </w:r>
            </w:ins>
          </w:p>
        </w:tc>
      </w:tr>
      <w:tr w14:paraId="5F93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9288" w:type="dxa"/>
            <w:gridSpan w:val="5"/>
            <w:noWrap w:val="0"/>
            <w:vAlign w:val="center"/>
          </w:tcPr>
          <w:p w14:paraId="37FBD8B1">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是否对外委托：</w:t>
            </w:r>
            <w:r>
              <w:rPr>
                <w:rFonts w:hint="eastAsia" w:ascii="宋体" w:hAnsi="宋体" w:eastAsia="宋体" w:cs="宋体"/>
                <w:color w:val="auto"/>
                <w:sz w:val="24"/>
                <w:szCs w:val="24"/>
                <w:highlight w:val="none"/>
                <w:lang w:val="en-US" w:eastAsia="zh-CN"/>
              </w:rPr>
              <w:t>是</w:t>
            </w:r>
          </w:p>
        </w:tc>
      </w:tr>
      <w:tr w14:paraId="30C0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atLeast"/>
          <w:jc w:val="center"/>
        </w:trPr>
        <w:tc>
          <w:tcPr>
            <w:tcW w:w="1313" w:type="dxa"/>
            <w:noWrap w:val="0"/>
            <w:vAlign w:val="center"/>
          </w:tcPr>
          <w:p w14:paraId="37DDE6A9">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资金来源：</w:t>
            </w:r>
          </w:p>
        </w:tc>
        <w:tc>
          <w:tcPr>
            <w:tcW w:w="7975" w:type="dxa"/>
            <w:gridSpan w:val="4"/>
            <w:noWrap w:val="0"/>
            <w:vAlign w:val="center"/>
          </w:tcPr>
          <w:p w14:paraId="37840C0F">
            <w:pPr>
              <w:keepNext w:val="0"/>
              <w:keepLines w:val="0"/>
              <w:pageBreakBefore w:val="0"/>
              <w:widowControl w:val="0"/>
              <w:kinsoku/>
              <w:wordWrap/>
              <w:overflowPunct/>
              <w:topLinePunct w:val="0"/>
              <w:autoSpaceDE/>
              <w:autoSpaceDN/>
              <w:bidi w:val="0"/>
              <w:spacing w:line="240" w:lineRule="atLeas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自筹</w:t>
            </w:r>
          </w:p>
        </w:tc>
      </w:tr>
      <w:tr w14:paraId="2C67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39" w:hRule="atLeast"/>
          <w:jc w:val="center"/>
        </w:trPr>
        <w:tc>
          <w:tcPr>
            <w:tcW w:w="4469" w:type="dxa"/>
            <w:gridSpan w:val="3"/>
            <w:noWrap w:val="0"/>
            <w:vAlign w:val="top"/>
          </w:tcPr>
          <w:p w14:paraId="65EAFED7">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申请单位信息业务管理部门意见：</w:t>
            </w:r>
          </w:p>
          <w:p w14:paraId="76133FBD">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5AF98D61">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[此处留白无需签字盖章]</w:t>
            </w:r>
          </w:p>
          <w:p w14:paraId="08B0AA54">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41AEBED1">
            <w:pPr>
              <w:keepNext w:val="0"/>
              <w:keepLines w:val="0"/>
              <w:pageBreakBefore w:val="0"/>
              <w:widowControl w:val="0"/>
              <w:kinsoku/>
              <w:wordWrap/>
              <w:overflowPunct/>
              <w:topLinePunct w:val="0"/>
              <w:autoSpaceDE/>
              <w:autoSpaceDN/>
              <w:bidi w:val="0"/>
              <w:spacing w:line="240" w:lineRule="atLeast"/>
              <w:ind w:left="0" w:leftChars="0" w:firstLine="0" w:firstLineChars="0"/>
              <w:jc w:val="righ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年　月日</w:t>
            </w:r>
          </w:p>
        </w:tc>
        <w:tc>
          <w:tcPr>
            <w:tcW w:w="4819" w:type="dxa"/>
            <w:gridSpan w:val="2"/>
            <w:noWrap w:val="0"/>
            <w:vAlign w:val="top"/>
          </w:tcPr>
          <w:p w14:paraId="2B1EC70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申请单位财务资产部意见：</w:t>
            </w:r>
          </w:p>
          <w:p w14:paraId="00FC3FE2">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1B65973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[此处留白无需签字盖章]</w:t>
            </w:r>
          </w:p>
          <w:p w14:paraId="348F2E28">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7CC5236F">
            <w:pPr>
              <w:keepNext w:val="0"/>
              <w:keepLines w:val="0"/>
              <w:pageBreakBefore w:val="0"/>
              <w:widowControl w:val="0"/>
              <w:kinsoku/>
              <w:wordWrap/>
              <w:overflowPunct/>
              <w:topLinePunct w:val="0"/>
              <w:autoSpaceDE/>
              <w:autoSpaceDN/>
              <w:bidi w:val="0"/>
              <w:spacing w:line="240" w:lineRule="atLeast"/>
              <w:ind w:left="0" w:leftChars="0" w:firstLine="0" w:firstLineChars="0"/>
              <w:jc w:val="righ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年　月日</w:t>
            </w:r>
          </w:p>
        </w:tc>
      </w:tr>
      <w:tr w14:paraId="2550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51" w:hRule="atLeast"/>
          <w:jc w:val="center"/>
        </w:trPr>
        <w:tc>
          <w:tcPr>
            <w:tcW w:w="9288" w:type="dxa"/>
            <w:gridSpan w:val="5"/>
            <w:noWrap w:val="0"/>
            <w:vAlign w:val="top"/>
          </w:tcPr>
          <w:p w14:paraId="2EC10972">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申请单位意见：</w:t>
            </w:r>
          </w:p>
          <w:p w14:paraId="2D81146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p>
          <w:p w14:paraId="213E453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[此处留白无需签字盖章]</w:t>
            </w:r>
          </w:p>
          <w:p w14:paraId="4B8CFD25">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p>
          <w:p w14:paraId="0CD2A98C">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年　月日</w:t>
            </w:r>
          </w:p>
        </w:tc>
      </w:tr>
      <w:tr w14:paraId="1A1C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65" w:hRule="atLeast"/>
          <w:jc w:val="center"/>
        </w:trPr>
        <w:tc>
          <w:tcPr>
            <w:tcW w:w="9288" w:type="dxa"/>
            <w:gridSpan w:val="5"/>
            <w:noWrap w:val="0"/>
            <w:vAlign w:val="center"/>
          </w:tcPr>
          <w:p w14:paraId="6F975D3B">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油田公司科技信息部审批意见：</w:t>
            </w:r>
          </w:p>
          <w:p w14:paraId="5D90DDEF">
            <w:pPr>
              <w:keepNext w:val="0"/>
              <w:keepLines w:val="0"/>
              <w:pageBreakBefore w:val="0"/>
              <w:widowControl w:val="0"/>
              <w:kinsoku/>
              <w:wordWrap w:val="0"/>
              <w:overflowPunct/>
              <w:topLinePunct w:val="0"/>
              <w:autoSpaceDE/>
              <w:autoSpaceDN/>
              <w:bidi w:val="0"/>
              <w:spacing w:line="240" w:lineRule="atLeast"/>
              <w:ind w:left="0" w:leftChars="0" w:firstLine="0" w:firstLineChars="0"/>
              <w:jc w:val="right"/>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审批人:</w:t>
            </w:r>
          </w:p>
          <w:p w14:paraId="64C9C9F0">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[此处留白无需签字盖章]</w:t>
            </w:r>
          </w:p>
          <w:p w14:paraId="4E398BE8">
            <w:pPr>
              <w:keepNext w:val="0"/>
              <w:keepLines w:val="0"/>
              <w:pageBreakBefore w:val="0"/>
              <w:widowControl w:val="0"/>
              <w:kinsoku/>
              <w:wordWrap/>
              <w:overflowPunct/>
              <w:topLinePunct w:val="0"/>
              <w:autoSpaceDE/>
              <w:autoSpaceDN/>
              <w:bidi w:val="0"/>
              <w:spacing w:line="240" w:lineRule="atLeast"/>
              <w:ind w:left="0" w:leftChars="0"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(盖章)</w:t>
            </w:r>
          </w:p>
          <w:p w14:paraId="613F235D">
            <w:pPr>
              <w:keepNext w:val="0"/>
              <w:keepLines w:val="0"/>
              <w:pageBreakBefore w:val="0"/>
              <w:widowControl w:val="0"/>
              <w:kinsoku/>
              <w:wordWrap/>
              <w:overflowPunct/>
              <w:topLinePunct w:val="0"/>
              <w:autoSpaceDE/>
              <w:autoSpaceDN/>
              <w:bidi w:val="0"/>
              <w:spacing w:line="240" w:lineRule="atLeast"/>
              <w:ind w:left="0" w:leftChars="0" w:firstLine="0" w:firstLineChars="0"/>
              <w:jc w:val="righ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年　月　日</w:t>
            </w:r>
          </w:p>
        </w:tc>
      </w:tr>
    </w:tbl>
    <w:p w14:paraId="131FD414">
      <w:pPr>
        <w:keepNext w:val="0"/>
        <w:keepLines w:val="0"/>
        <w:pageBreakBefore w:val="0"/>
        <w:widowControl/>
        <w:kinsoku/>
        <w:wordWrap/>
        <w:overflowPunct/>
        <w:topLinePunct w:val="0"/>
        <w:autoSpaceDE/>
        <w:autoSpaceDN/>
        <w:bidi w:val="0"/>
        <w:adjustRightInd w:val="0"/>
        <w:snapToGrid w:val="0"/>
        <w:spacing w:line="240" w:lineRule="auto"/>
        <w:ind w:right="46" w:firstLine="0" w:firstLineChars="0"/>
        <w:jc w:val="left"/>
        <w:textAlignment w:val="bottom"/>
        <w:rPr>
          <w:rFonts w:hint="eastAsia" w:ascii="宋体" w:eastAsia="宋体" w:cs="宋体"/>
          <w:color w:val="auto"/>
          <w:sz w:val="21"/>
          <w:highlight w:val="none"/>
        </w:rPr>
      </w:pPr>
      <w:r>
        <w:rPr>
          <w:rFonts w:hint="eastAsia" w:ascii="宋体" w:eastAsia="宋体" w:cs="宋体"/>
          <w:color w:val="auto"/>
          <w:sz w:val="21"/>
          <w:highlight w:val="none"/>
        </w:rPr>
        <w:t>附：项目明细表、论证报告</w:t>
      </w:r>
    </w:p>
    <w:p w14:paraId="7EEAFFD1">
      <w:pPr>
        <w:adjustRightInd w:val="0"/>
        <w:snapToGrid w:val="0"/>
        <w:ind w:right="46"/>
        <w:jc w:val="left"/>
        <w:textAlignment w:val="bottom"/>
        <w:rPr>
          <w:rFonts w:ascii="宋体" w:cs="宋体"/>
          <w:color w:val="auto"/>
          <w:sz w:val="24"/>
          <w:szCs w:val="24"/>
          <w:highlight w:val="none"/>
        </w:rPr>
      </w:pPr>
      <w:r>
        <w:rPr>
          <w:rFonts w:hint="eastAsia" w:ascii="宋体" w:cs="宋体"/>
          <w:color w:val="auto"/>
          <w:sz w:val="22"/>
          <w:szCs w:val="24"/>
          <w:highlight w:val="none"/>
        </w:rPr>
        <w:br w:type="page"/>
      </w:r>
      <w:r>
        <w:rPr>
          <w:rFonts w:hint="eastAsia" w:ascii="宋体" w:cs="宋体"/>
          <w:color w:val="auto"/>
          <w:sz w:val="24"/>
          <w:szCs w:val="28"/>
          <w:highlight w:val="none"/>
        </w:rPr>
        <w:t>附</w:t>
      </w:r>
      <w:r>
        <w:rPr>
          <w:rFonts w:ascii="宋体" w:cs="宋体"/>
          <w:color w:val="auto"/>
          <w:sz w:val="24"/>
          <w:szCs w:val="28"/>
          <w:highlight w:val="none"/>
        </w:rPr>
        <w:t>1</w:t>
      </w:r>
      <w:r>
        <w:rPr>
          <w:rFonts w:hint="eastAsia" w:ascii="宋体" w:cs="宋体"/>
          <w:color w:val="auto"/>
          <w:sz w:val="28"/>
          <w:szCs w:val="28"/>
          <w:highlight w:val="none"/>
        </w:rPr>
        <w:t>：</w:t>
      </w:r>
    </w:p>
    <w:p w14:paraId="2894E1FA">
      <w:pPr>
        <w:jc w:val="center"/>
        <w:rPr>
          <w:rFonts w:hint="eastAsia" w:ascii="黑体" w:eastAsia="黑体" w:cs="黑体"/>
          <w:color w:val="auto"/>
          <w:sz w:val="36"/>
          <w:szCs w:val="36"/>
          <w:highlight w:val="none"/>
        </w:rPr>
      </w:pPr>
      <w:r>
        <w:rPr>
          <w:rFonts w:hint="eastAsia" w:ascii="黑体" w:eastAsia="黑体" w:cs="黑体"/>
          <w:color w:val="auto"/>
          <w:sz w:val="36"/>
          <w:szCs w:val="36"/>
          <w:highlight w:val="none"/>
        </w:rPr>
        <w:t>信息技术服务项目明细表</w:t>
      </w:r>
    </w:p>
    <w:tbl>
      <w:tblPr>
        <w:tblStyle w:val="23"/>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8"/>
        <w:gridCol w:w="1406"/>
        <w:gridCol w:w="746"/>
        <w:gridCol w:w="5002"/>
        <w:gridCol w:w="1358"/>
      </w:tblGrid>
      <w:tr w14:paraId="47A67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4" w:hRule="atLeast"/>
        </w:trPr>
        <w:tc>
          <w:tcPr>
            <w:tcW w:w="458" w:type="dxa"/>
            <w:vMerge w:val="restart"/>
            <w:tcBorders>
              <w:top w:val="single" w:color="000000" w:sz="8" w:space="0"/>
              <w:left w:val="single" w:color="000000" w:sz="8" w:space="0"/>
              <w:bottom w:val="single" w:color="000000" w:sz="8" w:space="0"/>
              <w:right w:val="single" w:color="000000" w:sz="8" w:space="0"/>
            </w:tcBorders>
            <w:noWrap w:val="0"/>
            <w:vAlign w:val="center"/>
          </w:tcPr>
          <w:p w14:paraId="63A14963">
            <w:pPr>
              <w:spacing w:before="120" w:after="120" w:line="240" w:lineRule="auto"/>
              <w:ind w:firstLine="0" w:firstLineChars="0"/>
              <w:jc w:val="center"/>
              <w:rPr>
                <w:rFonts w:hint="eastAsia" w:ascii="宋体" w:eastAsia="宋体" w:cs="宋体"/>
                <w:color w:val="auto"/>
                <w:sz w:val="24"/>
                <w:szCs w:val="24"/>
                <w:highlight w:val="none"/>
                <w:lang w:eastAsia="zh-CN"/>
              </w:rPr>
            </w:pPr>
            <w:r>
              <w:rPr>
                <w:rFonts w:hint="eastAsia" w:ascii="宋体" w:eastAsia="宋体" w:cs="宋体"/>
                <w:color w:val="auto"/>
                <w:sz w:val="24"/>
                <w:szCs w:val="24"/>
                <w:highlight w:val="none"/>
                <w:lang w:val="en-US" w:eastAsia="zh-CN"/>
              </w:rPr>
              <w:t>序号</w:t>
            </w:r>
          </w:p>
        </w:tc>
        <w:tc>
          <w:tcPr>
            <w:tcW w:w="1406" w:type="dxa"/>
            <w:vMerge w:val="restart"/>
            <w:tcBorders>
              <w:top w:val="single" w:color="000000" w:sz="8" w:space="0"/>
              <w:left w:val="single" w:color="000000" w:sz="8" w:space="0"/>
              <w:bottom w:val="single" w:color="000000" w:sz="8" w:space="0"/>
              <w:right w:val="single" w:color="000000" w:sz="8" w:space="0"/>
            </w:tcBorders>
            <w:noWrap w:val="0"/>
            <w:vAlign w:val="center"/>
          </w:tcPr>
          <w:p w14:paraId="3F31644E">
            <w:pPr>
              <w:spacing w:before="120" w:after="120" w:line="240" w:lineRule="auto"/>
              <w:ind w:firstLine="0" w:firstLineChars="0"/>
              <w:jc w:val="center"/>
              <w:rPr>
                <w:rFonts w:hint="eastAsia" w:ascii="宋体" w:eastAsia="宋体" w:cs="宋体"/>
                <w:color w:val="auto"/>
                <w:sz w:val="24"/>
                <w:szCs w:val="24"/>
                <w:highlight w:val="none"/>
                <w:lang w:eastAsia="zh-CN"/>
              </w:rPr>
            </w:pPr>
            <w:r>
              <w:rPr>
                <w:rFonts w:hint="eastAsia" w:ascii="宋体" w:eastAsia="宋体" w:cs="宋体"/>
                <w:color w:val="auto"/>
                <w:sz w:val="24"/>
                <w:szCs w:val="24"/>
                <w:highlight w:val="none"/>
                <w:lang w:val="en-US" w:eastAsia="zh-CN"/>
              </w:rPr>
              <w:t>服务名称</w:t>
            </w:r>
          </w:p>
        </w:tc>
        <w:tc>
          <w:tcPr>
            <w:tcW w:w="746" w:type="dxa"/>
            <w:vMerge w:val="restart"/>
            <w:tcBorders>
              <w:top w:val="single" w:color="000000" w:sz="8" w:space="0"/>
              <w:left w:val="single" w:color="000000" w:sz="8" w:space="0"/>
              <w:bottom w:val="single" w:color="000000" w:sz="8" w:space="0"/>
              <w:right w:val="single" w:color="000000" w:sz="8" w:space="0"/>
            </w:tcBorders>
            <w:noWrap w:val="0"/>
            <w:vAlign w:val="center"/>
          </w:tcPr>
          <w:p w14:paraId="4DFE3439">
            <w:pPr>
              <w:spacing w:before="120" w:after="120" w:line="240" w:lineRule="auto"/>
              <w:ind w:firstLine="0" w:firstLineChars="0"/>
              <w:jc w:val="center"/>
              <w:rPr>
                <w:rFonts w:hint="eastAsia" w:ascii="宋体" w:eastAsia="宋体" w:cs="宋体"/>
                <w:color w:val="auto"/>
                <w:sz w:val="24"/>
                <w:szCs w:val="24"/>
                <w:highlight w:val="none"/>
                <w:lang w:eastAsia="zh-CN"/>
              </w:rPr>
            </w:pPr>
            <w:r>
              <w:rPr>
                <w:rFonts w:hint="eastAsia" w:ascii="宋体" w:eastAsia="宋体" w:cs="宋体"/>
                <w:color w:val="auto"/>
                <w:sz w:val="24"/>
                <w:szCs w:val="24"/>
                <w:highlight w:val="none"/>
                <w:lang w:val="en-US" w:eastAsia="zh-CN"/>
              </w:rPr>
              <w:t>服务类别</w:t>
            </w:r>
          </w:p>
        </w:tc>
        <w:tc>
          <w:tcPr>
            <w:tcW w:w="5002" w:type="dxa"/>
            <w:vMerge w:val="restart"/>
            <w:tcBorders>
              <w:top w:val="single" w:color="000000" w:sz="8" w:space="0"/>
              <w:left w:val="single" w:color="000000" w:sz="8" w:space="0"/>
              <w:bottom w:val="single" w:color="000000" w:sz="8" w:space="0"/>
              <w:right w:val="single" w:color="000000" w:sz="8" w:space="0"/>
            </w:tcBorders>
            <w:noWrap w:val="0"/>
            <w:vAlign w:val="center"/>
          </w:tcPr>
          <w:p w14:paraId="59C3F552">
            <w:pPr>
              <w:spacing w:before="120" w:after="120" w:line="240" w:lineRule="auto"/>
              <w:ind w:firstLine="0" w:firstLineChars="0"/>
              <w:jc w:val="center"/>
              <w:rPr>
                <w:rFonts w:hint="eastAsia" w:ascii="宋体" w:eastAsia="宋体" w:cs="宋体"/>
                <w:color w:val="auto"/>
                <w:sz w:val="24"/>
                <w:szCs w:val="24"/>
                <w:highlight w:val="none"/>
                <w:lang w:eastAsia="zh-CN"/>
              </w:rPr>
            </w:pPr>
            <w:r>
              <w:rPr>
                <w:rFonts w:hint="eastAsia" w:ascii="宋体" w:eastAsia="宋体" w:cs="宋体"/>
                <w:color w:val="auto"/>
                <w:sz w:val="24"/>
                <w:szCs w:val="24"/>
                <w:highlight w:val="none"/>
                <w:lang w:val="en-US" w:eastAsia="zh-CN"/>
              </w:rPr>
              <w:t>服务内容简介</w:t>
            </w:r>
          </w:p>
        </w:tc>
        <w:tc>
          <w:tcPr>
            <w:tcW w:w="1358" w:type="dxa"/>
            <w:tcBorders>
              <w:top w:val="single" w:color="000000" w:sz="8" w:space="0"/>
              <w:left w:val="single" w:color="000000" w:sz="8" w:space="0"/>
              <w:bottom w:val="nil"/>
              <w:right w:val="single" w:color="000000" w:sz="8" w:space="0"/>
            </w:tcBorders>
            <w:noWrap w:val="0"/>
            <w:vAlign w:val="center"/>
          </w:tcPr>
          <w:p w14:paraId="6376F544">
            <w:pPr>
              <w:spacing w:before="120" w:after="120" w:line="240" w:lineRule="auto"/>
              <w:ind w:firstLine="0" w:firstLineChars="0"/>
              <w:jc w:val="center"/>
              <w:rPr>
                <w:rFonts w:hint="eastAsia" w:ascii="宋体" w:eastAsia="宋体" w:cs="宋体"/>
                <w:color w:val="auto"/>
                <w:sz w:val="22"/>
                <w:szCs w:val="22"/>
                <w:highlight w:val="none"/>
                <w:lang w:eastAsia="zh-CN"/>
              </w:rPr>
            </w:pPr>
            <w:r>
              <w:rPr>
                <w:rFonts w:hint="eastAsia" w:ascii="宋体" w:eastAsia="宋体" w:cs="宋体"/>
                <w:color w:val="auto"/>
                <w:sz w:val="22"/>
                <w:szCs w:val="22"/>
                <w:highlight w:val="none"/>
                <w:lang w:val="en-US" w:eastAsia="zh-CN"/>
              </w:rPr>
              <w:t>含税估价</w:t>
            </w:r>
          </w:p>
        </w:tc>
      </w:tr>
      <w:tr w14:paraId="1CC56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58" w:type="dxa"/>
            <w:vMerge w:val="continue"/>
            <w:tcBorders>
              <w:top w:val="single" w:color="000000" w:sz="8" w:space="0"/>
              <w:left w:val="single" w:color="000000" w:sz="8" w:space="0"/>
              <w:bottom w:val="single" w:color="000000" w:sz="8" w:space="0"/>
              <w:right w:val="single" w:color="000000" w:sz="8" w:space="0"/>
            </w:tcBorders>
            <w:noWrap w:val="0"/>
            <w:vAlign w:val="center"/>
          </w:tcPr>
          <w:p w14:paraId="443951E0">
            <w:pPr>
              <w:spacing w:before="120" w:after="120" w:line="240" w:lineRule="auto"/>
              <w:ind w:firstLine="0" w:firstLineChars="0"/>
              <w:jc w:val="center"/>
              <w:rPr>
                <w:rFonts w:hint="eastAsia" w:ascii="宋体" w:eastAsia="宋体" w:cs="宋体"/>
                <w:color w:val="auto"/>
                <w:sz w:val="24"/>
                <w:szCs w:val="24"/>
                <w:highlight w:val="none"/>
                <w:lang w:eastAsia="zh-CN"/>
              </w:rPr>
            </w:pPr>
          </w:p>
        </w:tc>
        <w:tc>
          <w:tcPr>
            <w:tcW w:w="1406" w:type="dxa"/>
            <w:vMerge w:val="continue"/>
            <w:tcBorders>
              <w:top w:val="single" w:color="000000" w:sz="8" w:space="0"/>
              <w:left w:val="single" w:color="000000" w:sz="8" w:space="0"/>
              <w:bottom w:val="single" w:color="000000" w:sz="8" w:space="0"/>
              <w:right w:val="single" w:color="000000" w:sz="8" w:space="0"/>
            </w:tcBorders>
            <w:noWrap w:val="0"/>
            <w:vAlign w:val="center"/>
          </w:tcPr>
          <w:p w14:paraId="35483AA3">
            <w:pPr>
              <w:spacing w:before="120" w:after="120" w:line="240" w:lineRule="auto"/>
              <w:ind w:firstLine="0" w:firstLineChars="0"/>
              <w:jc w:val="center"/>
              <w:rPr>
                <w:rFonts w:hint="eastAsia" w:ascii="宋体" w:eastAsia="宋体" w:cs="宋体"/>
                <w:color w:val="auto"/>
                <w:sz w:val="24"/>
                <w:szCs w:val="24"/>
                <w:highlight w:val="none"/>
                <w:lang w:eastAsia="zh-CN"/>
              </w:rPr>
            </w:pPr>
          </w:p>
        </w:tc>
        <w:tc>
          <w:tcPr>
            <w:tcW w:w="746" w:type="dxa"/>
            <w:vMerge w:val="continue"/>
            <w:tcBorders>
              <w:top w:val="single" w:color="000000" w:sz="8" w:space="0"/>
              <w:left w:val="single" w:color="000000" w:sz="8" w:space="0"/>
              <w:bottom w:val="single" w:color="000000" w:sz="8" w:space="0"/>
              <w:right w:val="single" w:color="000000" w:sz="8" w:space="0"/>
            </w:tcBorders>
            <w:noWrap w:val="0"/>
            <w:vAlign w:val="center"/>
          </w:tcPr>
          <w:p w14:paraId="0F6A7F06">
            <w:pPr>
              <w:spacing w:before="120" w:after="120" w:line="240" w:lineRule="auto"/>
              <w:ind w:firstLine="0" w:firstLineChars="0"/>
              <w:jc w:val="center"/>
              <w:rPr>
                <w:rFonts w:hint="eastAsia" w:ascii="宋体" w:eastAsia="宋体" w:cs="宋体"/>
                <w:color w:val="auto"/>
                <w:sz w:val="24"/>
                <w:szCs w:val="24"/>
                <w:highlight w:val="none"/>
                <w:lang w:eastAsia="zh-CN"/>
              </w:rPr>
            </w:pPr>
          </w:p>
        </w:tc>
        <w:tc>
          <w:tcPr>
            <w:tcW w:w="5002" w:type="dxa"/>
            <w:vMerge w:val="continue"/>
            <w:tcBorders>
              <w:top w:val="single" w:color="000000" w:sz="8" w:space="0"/>
              <w:left w:val="single" w:color="000000" w:sz="8" w:space="0"/>
              <w:bottom w:val="single" w:color="000000" w:sz="8" w:space="0"/>
              <w:right w:val="single" w:color="000000" w:sz="8" w:space="0"/>
            </w:tcBorders>
            <w:noWrap w:val="0"/>
            <w:vAlign w:val="center"/>
          </w:tcPr>
          <w:p w14:paraId="287E2C36">
            <w:pPr>
              <w:spacing w:before="120" w:after="120" w:line="240" w:lineRule="auto"/>
              <w:ind w:firstLine="0" w:firstLineChars="0"/>
              <w:jc w:val="center"/>
              <w:rPr>
                <w:rFonts w:hint="eastAsia" w:ascii="宋体" w:eastAsia="宋体" w:cs="宋体"/>
                <w:color w:val="auto"/>
                <w:sz w:val="24"/>
                <w:szCs w:val="24"/>
                <w:highlight w:val="none"/>
                <w:lang w:eastAsia="zh-CN"/>
              </w:rPr>
            </w:pPr>
          </w:p>
        </w:tc>
        <w:tc>
          <w:tcPr>
            <w:tcW w:w="1358" w:type="dxa"/>
            <w:tcBorders>
              <w:top w:val="nil"/>
              <w:left w:val="single" w:color="000000" w:sz="8" w:space="0"/>
              <w:bottom w:val="single" w:color="000000" w:sz="8" w:space="0"/>
              <w:right w:val="single" w:color="000000" w:sz="8" w:space="0"/>
            </w:tcBorders>
            <w:noWrap w:val="0"/>
            <w:vAlign w:val="center"/>
          </w:tcPr>
          <w:p w14:paraId="33108DE7">
            <w:pPr>
              <w:spacing w:before="120" w:after="120" w:line="240" w:lineRule="auto"/>
              <w:ind w:firstLine="0" w:firstLineChars="0"/>
              <w:jc w:val="center"/>
              <w:rPr>
                <w:rFonts w:hint="eastAsia" w:ascii="宋体" w:eastAsia="宋体" w:cs="宋体"/>
                <w:color w:val="auto"/>
                <w:sz w:val="22"/>
                <w:szCs w:val="22"/>
                <w:highlight w:val="none"/>
                <w:lang w:eastAsia="zh-CN"/>
              </w:rPr>
            </w:pPr>
            <w:r>
              <w:rPr>
                <w:rFonts w:hint="eastAsia" w:ascii="宋体" w:eastAsia="宋体" w:cs="宋体"/>
                <w:color w:val="auto"/>
                <w:sz w:val="22"/>
                <w:szCs w:val="22"/>
                <w:highlight w:val="none"/>
                <w:lang w:val="en-US" w:eastAsia="zh-CN"/>
              </w:rPr>
              <w:t>（万元）</w:t>
            </w:r>
          </w:p>
        </w:tc>
      </w:tr>
      <w:tr w14:paraId="21F9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0" w:hRule="atLeast"/>
        </w:trPr>
        <w:tc>
          <w:tcPr>
            <w:tcW w:w="458" w:type="dxa"/>
            <w:tcBorders>
              <w:top w:val="nil"/>
              <w:left w:val="single" w:color="000000" w:sz="8" w:space="0"/>
              <w:bottom w:val="single" w:color="000000" w:sz="8" w:space="0"/>
              <w:right w:val="single" w:color="000000" w:sz="8" w:space="0"/>
            </w:tcBorders>
            <w:noWrap w:val="0"/>
            <w:vAlign w:val="center"/>
          </w:tcPr>
          <w:p w14:paraId="2F805592">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1</w:t>
            </w:r>
          </w:p>
        </w:tc>
        <w:tc>
          <w:tcPr>
            <w:tcW w:w="1406" w:type="dxa"/>
            <w:tcBorders>
              <w:top w:val="nil"/>
              <w:left w:val="single" w:color="000000" w:sz="8" w:space="0"/>
              <w:bottom w:val="single" w:color="000000" w:sz="8" w:space="0"/>
              <w:right w:val="single" w:color="000000" w:sz="8" w:space="0"/>
            </w:tcBorders>
            <w:noWrap w:val="0"/>
            <w:vAlign w:val="center"/>
          </w:tcPr>
          <w:p w14:paraId="45C4D913">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ins w:id="28" w:author="David huo" w:date="2026-08-04T00:43:17Z">
              <w:r>
                <w:rPr>
                  <w:rFonts w:hint="eastAsia" w:ascii="宋体" w:eastAsia="宋体" w:cs="宋体"/>
                  <w:color w:val="auto"/>
                  <w:sz w:val="24"/>
                  <w:szCs w:val="24"/>
                  <w:highlight w:val="none"/>
                  <w:lang w:eastAsia="zh-CN"/>
                </w:rPr>
                <w:t>时序数据采集增强中间件与基础平台服务</w:t>
              </w:r>
            </w:ins>
          </w:p>
        </w:tc>
        <w:tc>
          <w:tcPr>
            <w:tcW w:w="746" w:type="dxa"/>
            <w:tcBorders>
              <w:top w:val="nil"/>
              <w:left w:val="single" w:color="000000" w:sz="8" w:space="0"/>
              <w:bottom w:val="single" w:color="000000" w:sz="8" w:space="0"/>
              <w:right w:val="single" w:color="000000" w:sz="8" w:space="0"/>
            </w:tcBorders>
            <w:noWrap w:val="0"/>
            <w:vAlign w:val="center"/>
          </w:tcPr>
          <w:p w14:paraId="1A570781">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0C375419">
            <w:pPr>
              <w:keepNext w:val="0"/>
              <w:keepLines w:val="0"/>
              <w:pageBreakBefore w:val="0"/>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color w:val="auto"/>
                <w:sz w:val="24"/>
                <w:szCs w:val="24"/>
                <w:highlight w:val="none"/>
                <w:lang w:eastAsia="zh-CN"/>
              </w:rPr>
            </w:pPr>
            <w:ins w:id="29" w:author="David huo" w:date="2026-08-04T02:07:04Z">
              <w:r>
                <w:rPr>
                  <w:rFonts w:hint="eastAsia" w:ascii="宋体" w:hAnsi="Times New Roman" w:eastAsia="宋体" w:cs="宋体"/>
                  <w:b w:val="0"/>
                  <w:bCs w:val="0"/>
                  <w:i w:val="0"/>
                  <w:iCs w:val="0"/>
                  <w:caps w:val="0"/>
                  <w:color w:val="auto"/>
                  <w:spacing w:val="0"/>
                  <w:sz w:val="24"/>
                  <w:szCs w:val="24"/>
                  <w:highlight w:val="none"/>
                  <w:shd w:val="clear" w:color="auto" w:fill="auto"/>
                  <w:lang w:bidi="ar"/>
                </w:rPr>
                <w:t>提供A11增强采集所需的配置管理中心（采集频次/告警阈值/数据保留策略的集中配置与动态刷新）、MQTT消息中间件（支持QoS分级、Topic权限、双区消息同步）、边缘节点集群协同（百级分布式节点统一管理、指令下发、状态同步、日志汇聚）、RBAC权限管控（角色/岗位/数据行级细粒度访问控制）、全链路审计日志（采集-计算-存储各环节不可篡改日志）及系统健康自监控等基础平台能力，支撑高频时序数据在工控网-办公网双区架构下的安全稳定运行，为上层业务模块提供统一的环境底座。</w:t>
              </w:r>
            </w:ins>
          </w:p>
        </w:tc>
        <w:tc>
          <w:tcPr>
            <w:tcW w:w="1358" w:type="dxa"/>
            <w:tcBorders>
              <w:top w:val="nil"/>
              <w:left w:val="single" w:color="000000" w:sz="8" w:space="0"/>
              <w:bottom w:val="single" w:color="000000" w:sz="8" w:space="0"/>
              <w:right w:val="single" w:color="000000" w:sz="8" w:space="0"/>
            </w:tcBorders>
            <w:noWrap w:val="0"/>
            <w:vAlign w:val="center"/>
          </w:tcPr>
          <w:p w14:paraId="36C7E8B2">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30" w:author="David huo" w:date="2026-08-03T23:17:57Z">
              <w:r>
                <w:rPr>
                  <w:rFonts w:hint="eastAsia" w:ascii="宋体" w:hAnsi="宋体" w:eastAsia="宋体" w:cs="宋体"/>
                  <w:i w:val="0"/>
                  <w:iCs w:val="0"/>
                  <w:color w:val="000000"/>
                  <w:kern w:val="0"/>
                  <w:sz w:val="21"/>
                  <w:szCs w:val="21"/>
                  <w:u w:val="none"/>
                  <w:lang w:val="en-US" w:eastAsia="zh-CN" w:bidi="ar"/>
                </w:rPr>
                <w:t xml:space="preserve">91.75 </w:t>
              </w:r>
            </w:ins>
          </w:p>
        </w:tc>
      </w:tr>
      <w:tr w14:paraId="4FA02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226C111A">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2</w:t>
            </w:r>
          </w:p>
        </w:tc>
        <w:tc>
          <w:tcPr>
            <w:tcW w:w="1406" w:type="dxa"/>
            <w:tcBorders>
              <w:top w:val="nil"/>
              <w:left w:val="single" w:color="000000" w:sz="8" w:space="0"/>
              <w:bottom w:val="single" w:color="000000" w:sz="8" w:space="0"/>
              <w:right w:val="single" w:color="000000" w:sz="8" w:space="0"/>
            </w:tcBorders>
            <w:noWrap w:val="0"/>
            <w:vAlign w:val="center"/>
          </w:tcPr>
          <w:p w14:paraId="761C4D93">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ins w:id="31" w:author="David huo" w:date="2026-08-04T00:44:19Z">
              <w:r>
                <w:rPr>
                  <w:rFonts w:hint="eastAsia" w:ascii="宋体" w:hAnsi="Times New Roman" w:eastAsia="宋体" w:cs="宋体"/>
                  <w:color w:val="auto"/>
                  <w:sz w:val="24"/>
                  <w:szCs w:val="24"/>
                  <w:highlight w:val="none"/>
                </w:rPr>
                <w:t>油气生产设备物模型与测点标准化管理服务</w:t>
              </w:r>
            </w:ins>
          </w:p>
        </w:tc>
        <w:tc>
          <w:tcPr>
            <w:tcW w:w="746" w:type="dxa"/>
            <w:tcBorders>
              <w:top w:val="nil"/>
              <w:left w:val="single" w:color="000000" w:sz="8" w:space="0"/>
              <w:bottom w:val="single" w:color="000000" w:sz="8" w:space="0"/>
              <w:right w:val="single" w:color="000000" w:sz="8" w:space="0"/>
            </w:tcBorders>
            <w:noWrap w:val="0"/>
            <w:vAlign w:val="center"/>
          </w:tcPr>
          <w:p w14:paraId="55AAD9CF">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2C682A13">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bCs w:val="0"/>
                <w:color w:val="auto"/>
                <w:sz w:val="24"/>
                <w:szCs w:val="24"/>
                <w:highlight w:val="none"/>
                <w:lang w:eastAsia="zh-CN"/>
              </w:rPr>
            </w:pPr>
            <w:ins w:id="32" w:author="David huo" w:date="2026-08-04T02:07:04Z">
              <w:r>
                <w:rPr>
                  <w:rFonts w:hint="eastAsia" w:ascii="宋体" w:hAnsi="Times New Roman" w:eastAsia="宋体" w:cs="宋体"/>
                  <w:i w:val="0"/>
                  <w:iCs w:val="0"/>
                  <w:caps w:val="0"/>
                  <w:color w:val="auto"/>
                  <w:spacing w:val="0"/>
                  <w:sz w:val="24"/>
                  <w:szCs w:val="24"/>
                  <w:highlight w:val="none"/>
                  <w:shd w:val="clear" w:color="auto" w:fill="auto"/>
                  <w:lang w:bidi="ar"/>
                </w:rPr>
                <w:t>面向抽油机、螺杆泵、电潜泵、注水井、计量间等油气生产核心设备类型，建立标准化设备物模型体系（涵盖G1抽油机基础/G2电参数/G3变频/G4螺杆泵/G5潜油泵/G6组合/G7仪表扩展/G8变频扩展八大类模板），实现多厂商设备Modbus寄存器地址映射与融合接入，测点参数统一定义（测量类型/量程/精度/采集频次/告警阈值/数据单位），采集系数（斜率/偏移量）配置管理，动态基线自动计算与漂移检测，以及数据质量自动校验（量程校验/变化率校验/完整性校验/时效性校验），从源头保障采集数据的准确性和一致性。</w:t>
              </w:r>
            </w:ins>
          </w:p>
        </w:tc>
        <w:tc>
          <w:tcPr>
            <w:tcW w:w="1358" w:type="dxa"/>
            <w:tcBorders>
              <w:top w:val="nil"/>
              <w:left w:val="single" w:color="000000" w:sz="8" w:space="0"/>
              <w:bottom w:val="single" w:color="000000" w:sz="8" w:space="0"/>
              <w:right w:val="single" w:color="000000" w:sz="8" w:space="0"/>
            </w:tcBorders>
            <w:noWrap w:val="0"/>
            <w:vAlign w:val="center"/>
          </w:tcPr>
          <w:p w14:paraId="55A78045">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33" w:author="David huo" w:date="2026-08-03T23:17:57Z">
              <w:r>
                <w:rPr>
                  <w:rFonts w:hint="eastAsia" w:ascii="宋体" w:hAnsi="宋体" w:eastAsia="宋体" w:cs="宋体"/>
                  <w:i w:val="0"/>
                  <w:iCs w:val="0"/>
                  <w:color w:val="000000"/>
                  <w:kern w:val="0"/>
                  <w:sz w:val="21"/>
                  <w:szCs w:val="21"/>
                  <w:u w:val="none"/>
                  <w:lang w:val="en-US" w:eastAsia="zh-CN" w:bidi="ar"/>
                </w:rPr>
                <w:t xml:space="preserve">96.55 </w:t>
              </w:r>
            </w:ins>
          </w:p>
        </w:tc>
      </w:tr>
      <w:tr w14:paraId="1737D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72FB780A">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3</w:t>
            </w:r>
          </w:p>
        </w:tc>
        <w:tc>
          <w:tcPr>
            <w:tcW w:w="1406" w:type="dxa"/>
            <w:tcBorders>
              <w:top w:val="nil"/>
              <w:left w:val="single" w:color="000000" w:sz="8" w:space="0"/>
              <w:bottom w:val="single" w:color="000000" w:sz="8" w:space="0"/>
              <w:right w:val="single" w:color="000000" w:sz="8" w:space="0"/>
            </w:tcBorders>
            <w:noWrap w:val="0"/>
            <w:vAlign w:val="center"/>
          </w:tcPr>
          <w:p w14:paraId="50DF3473">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ins w:id="34" w:author="David huo" w:date="2026-08-04T00:44:26Z">
              <w:r>
                <w:rPr>
                  <w:rFonts w:hint="eastAsia" w:ascii="宋体" w:hAnsi="Times New Roman" w:eastAsia="宋体" w:cs="宋体"/>
                  <w:color w:val="auto"/>
                  <w:sz w:val="24"/>
                  <w:szCs w:val="24"/>
                  <w:highlight w:val="none"/>
                </w:rPr>
                <w:t>多协议高频时序数据实时采集与异构设备统一接入服务</w:t>
              </w:r>
            </w:ins>
          </w:p>
        </w:tc>
        <w:tc>
          <w:tcPr>
            <w:tcW w:w="746" w:type="dxa"/>
            <w:tcBorders>
              <w:top w:val="nil"/>
              <w:left w:val="single" w:color="000000" w:sz="8" w:space="0"/>
              <w:bottom w:val="single" w:color="000000" w:sz="8" w:space="0"/>
              <w:right w:val="single" w:color="000000" w:sz="8" w:space="0"/>
            </w:tcBorders>
            <w:noWrap w:val="0"/>
            <w:vAlign w:val="center"/>
          </w:tcPr>
          <w:p w14:paraId="50CF892B">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6C430FB1">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both"/>
              <w:rPr>
                <w:rFonts w:hint="eastAsia" w:ascii="宋体" w:hAnsi="Times New Roman" w:eastAsia="宋体" w:cs="宋体"/>
                <w:b w:val="0"/>
                <w:color w:val="auto"/>
                <w:sz w:val="24"/>
                <w:szCs w:val="24"/>
                <w:highlight w:val="none"/>
                <w:shd w:val="clear" w:color="auto" w:fill="auto"/>
                <w:lang w:val="en-US" w:eastAsia="zh-CN" w:bidi="ar"/>
              </w:rPr>
            </w:pPr>
            <w:ins w:id="35" w:author="David huo" w:date="2026-08-04T02:07:04Z">
              <w:r>
                <w:rPr>
                  <w:rFonts w:hint="eastAsia" w:ascii="宋体" w:hAnsi="Times New Roman" w:eastAsia="宋体" w:cs="宋体"/>
                  <w:i w:val="0"/>
                  <w:iCs w:val="0"/>
                  <w:caps w:val="0"/>
                  <w:color w:val="auto"/>
                  <w:spacing w:val="0"/>
                  <w:sz w:val="24"/>
                  <w:szCs w:val="24"/>
                  <w:highlight w:val="none"/>
                  <w:shd w:val="clear" w:color="auto" w:fill="auto"/>
                  <w:lang w:bidi="ar"/>
                </w:rPr>
                <w:t>提供Modbus RTU/TCP、OPC UA/DA、MQTT、HTTP等多工业协议的设备数据实时采集能力，兼容固定IP（直连采集）与动态IP（端口映射/反向代理穿透）两种网络环境，支持毫秒级至秒级高频采集与智能动态调频（异常自动提速至毫秒级/低谷自动降频节能/风暴时段错峰避让），针对A11当前未覆盖的工程器械监测、能源计量、安防等非A11设备源进行统一协议适配与接入，同时提供RTU状态感知（在线监测/故障识别/通道统计）、采集健康度日报（按设备统计实时在线率/数据完整率/通信成功率）及采集链路全路径追踪，有效弥补A11在异构数据源扩展接入上的不足。</w:t>
              </w:r>
            </w:ins>
          </w:p>
        </w:tc>
        <w:tc>
          <w:tcPr>
            <w:tcW w:w="1358" w:type="dxa"/>
            <w:tcBorders>
              <w:top w:val="nil"/>
              <w:left w:val="single" w:color="000000" w:sz="8" w:space="0"/>
              <w:bottom w:val="single" w:color="000000" w:sz="8" w:space="0"/>
              <w:right w:val="single" w:color="000000" w:sz="8" w:space="0"/>
            </w:tcBorders>
            <w:noWrap w:val="0"/>
            <w:vAlign w:val="center"/>
          </w:tcPr>
          <w:p w14:paraId="236F9475">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36" w:author="David huo" w:date="2026-08-03T23:17:57Z">
              <w:r>
                <w:rPr>
                  <w:rFonts w:hint="eastAsia" w:ascii="宋体" w:hAnsi="宋体" w:eastAsia="宋体" w:cs="宋体"/>
                  <w:i w:val="0"/>
                  <w:iCs w:val="0"/>
                  <w:color w:val="000000"/>
                  <w:kern w:val="0"/>
                  <w:sz w:val="21"/>
                  <w:szCs w:val="21"/>
                  <w:u w:val="none"/>
                  <w:lang w:val="en-US" w:eastAsia="zh-CN" w:bidi="ar"/>
                </w:rPr>
                <w:t xml:space="preserve">119.04 </w:t>
              </w:r>
            </w:ins>
          </w:p>
        </w:tc>
      </w:tr>
      <w:tr w14:paraId="49ACE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1E6588A1">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4</w:t>
            </w:r>
          </w:p>
        </w:tc>
        <w:tc>
          <w:tcPr>
            <w:tcW w:w="1406" w:type="dxa"/>
            <w:tcBorders>
              <w:top w:val="nil"/>
              <w:left w:val="single" w:color="000000" w:sz="8" w:space="0"/>
              <w:bottom w:val="single" w:color="000000" w:sz="8" w:space="0"/>
              <w:right w:val="single" w:color="000000" w:sz="8" w:space="0"/>
            </w:tcBorders>
            <w:noWrap w:val="0"/>
            <w:vAlign w:val="center"/>
          </w:tcPr>
          <w:p w14:paraId="77368230">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ins w:id="37" w:author="David huo" w:date="2026-08-04T00:44:32Z">
              <w:r>
                <w:rPr>
                  <w:rFonts w:hint="eastAsia" w:ascii="宋体" w:hAnsi="Times New Roman" w:eastAsia="宋体" w:cs="宋体"/>
                  <w:color w:val="auto"/>
                  <w:sz w:val="24"/>
                  <w:szCs w:val="24"/>
                  <w:highlight w:val="none"/>
                </w:rPr>
                <w:t>边缘端前置流式计算与实时告警引擎服务</w:t>
              </w:r>
            </w:ins>
          </w:p>
        </w:tc>
        <w:tc>
          <w:tcPr>
            <w:tcW w:w="746" w:type="dxa"/>
            <w:tcBorders>
              <w:top w:val="nil"/>
              <w:left w:val="single" w:color="000000" w:sz="8" w:space="0"/>
              <w:bottom w:val="single" w:color="000000" w:sz="8" w:space="0"/>
              <w:right w:val="single" w:color="000000" w:sz="8" w:space="0"/>
            </w:tcBorders>
            <w:noWrap w:val="0"/>
            <w:vAlign w:val="center"/>
          </w:tcPr>
          <w:p w14:paraId="321B6762">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75F2C8BE">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both"/>
              <w:rPr>
                <w:rFonts w:hint="eastAsia" w:ascii="宋体" w:hAnsi="Times New Roman" w:eastAsia="宋体" w:cs="宋体"/>
                <w:b w:val="0"/>
                <w:color w:val="auto"/>
                <w:sz w:val="24"/>
                <w:szCs w:val="24"/>
                <w:highlight w:val="none"/>
                <w:lang w:eastAsia="zh-CN" w:bidi="ar"/>
              </w:rPr>
            </w:pPr>
            <w:ins w:id="38" w:author="David huo" w:date="2026-08-04T02:07:04Z">
              <w:r>
                <w:rPr>
                  <w:rFonts w:hint="eastAsia" w:ascii="宋体" w:hAnsi="Times New Roman" w:eastAsia="宋体" w:cs="宋体"/>
                  <w:i w:val="0"/>
                  <w:iCs w:val="0"/>
                  <w:caps w:val="0"/>
                  <w:color w:val="auto"/>
                  <w:spacing w:val="0"/>
                  <w:sz w:val="24"/>
                  <w:szCs w:val="24"/>
                  <w:highlight w:val="none"/>
                  <w:shd w:val="clear" w:color="auto" w:fill="auto"/>
                  <w:lang w:bidi="ar"/>
                </w:rPr>
                <w:t>将公式计算与告警判定逻辑从中心端数据库轮询模式升级为边缘端前置流式计算模式：在边缘节点对高频时序数据流进行实时计算（阈值比较、变化率、累计量、多参数关联逻辑等），在数据入库前完成告警判定与事件生成，有效降低中心端计算负载与告警响应时延（从分钟级降至秒级）。支持四级告警分级（Critical/Error/Warning/Info）及差异化响应策略（电话/短信/APP推送/系统弹窗），提供告警升级闭环管理（超时未响应自动升级），结合历史趋势分析实现告警规则的动态优化。支持通过可视化规则编排界面配置复杂业务逻辑，降低告警规则维护门槛。</w:t>
              </w:r>
            </w:ins>
          </w:p>
        </w:tc>
        <w:tc>
          <w:tcPr>
            <w:tcW w:w="1358" w:type="dxa"/>
            <w:tcBorders>
              <w:top w:val="nil"/>
              <w:left w:val="single" w:color="000000" w:sz="8" w:space="0"/>
              <w:bottom w:val="single" w:color="000000" w:sz="8" w:space="0"/>
              <w:right w:val="single" w:color="000000" w:sz="8" w:space="0"/>
            </w:tcBorders>
            <w:noWrap w:val="0"/>
            <w:vAlign w:val="center"/>
          </w:tcPr>
          <w:p w14:paraId="2C96BFB2">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39" w:author="David huo" w:date="2026-08-03T23:17:57Z">
              <w:r>
                <w:rPr>
                  <w:rFonts w:hint="eastAsia" w:ascii="宋体" w:hAnsi="宋体" w:eastAsia="宋体" w:cs="宋体"/>
                  <w:i w:val="0"/>
                  <w:iCs w:val="0"/>
                  <w:color w:val="000000"/>
                  <w:kern w:val="0"/>
                  <w:sz w:val="21"/>
                  <w:szCs w:val="21"/>
                  <w:u w:val="none"/>
                  <w:lang w:val="en-US" w:eastAsia="zh-CN" w:bidi="ar"/>
                </w:rPr>
                <w:t xml:space="preserve">112.61 </w:t>
              </w:r>
            </w:ins>
          </w:p>
        </w:tc>
      </w:tr>
      <w:tr w14:paraId="013AE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58" w:type="dxa"/>
            <w:tcBorders>
              <w:top w:val="nil"/>
              <w:left w:val="single" w:color="000000" w:sz="8" w:space="0"/>
              <w:bottom w:val="single" w:color="000000" w:sz="8" w:space="0"/>
              <w:right w:val="single" w:color="000000" w:sz="8" w:space="0"/>
            </w:tcBorders>
            <w:noWrap w:val="0"/>
            <w:vAlign w:val="center"/>
          </w:tcPr>
          <w:p w14:paraId="7A04A273">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5</w:t>
            </w:r>
          </w:p>
        </w:tc>
        <w:tc>
          <w:tcPr>
            <w:tcW w:w="1406" w:type="dxa"/>
            <w:tcBorders>
              <w:top w:val="nil"/>
              <w:left w:val="single" w:color="000000" w:sz="8" w:space="0"/>
              <w:bottom w:val="single" w:color="000000" w:sz="8" w:space="0"/>
              <w:right w:val="single" w:color="000000" w:sz="8" w:space="0"/>
            </w:tcBorders>
            <w:noWrap w:val="0"/>
            <w:vAlign w:val="center"/>
          </w:tcPr>
          <w:p w14:paraId="5F3C84C9">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val="en-US" w:eastAsia="zh-CN"/>
              </w:rPr>
            </w:pPr>
            <w:ins w:id="40" w:author="David huo" w:date="2026-08-04T00:44:38Z">
              <w:r>
                <w:rPr>
                  <w:rFonts w:hint="eastAsia" w:ascii="宋体" w:hAnsi="Times New Roman" w:eastAsia="宋体" w:cs="宋体"/>
                  <w:color w:val="auto"/>
                  <w:sz w:val="24"/>
                  <w:szCs w:val="24"/>
                  <w:highlight w:val="none"/>
                </w:rPr>
                <w:t>设备资产全生命周期数据治理与运行健康评估服务</w:t>
              </w:r>
            </w:ins>
          </w:p>
        </w:tc>
        <w:tc>
          <w:tcPr>
            <w:tcW w:w="746" w:type="dxa"/>
            <w:tcBorders>
              <w:top w:val="nil"/>
              <w:left w:val="single" w:color="000000" w:sz="8" w:space="0"/>
              <w:bottom w:val="single" w:color="000000" w:sz="8" w:space="0"/>
              <w:right w:val="single" w:color="000000" w:sz="8" w:space="0"/>
            </w:tcBorders>
            <w:noWrap w:val="0"/>
            <w:vAlign w:val="center"/>
          </w:tcPr>
          <w:p w14:paraId="518556D0">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42B0811D">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color w:val="auto"/>
                <w:sz w:val="24"/>
                <w:szCs w:val="24"/>
                <w:highlight w:val="none"/>
                <w:shd w:val="clear" w:color="auto" w:fill="auto"/>
                <w:lang w:eastAsia="zh-CN" w:bidi="ar"/>
              </w:rPr>
            </w:pPr>
            <w:ins w:id="41" w:author="David huo" w:date="2026-08-04T02:07:04Z">
              <w:r>
                <w:rPr>
                  <w:rFonts w:hint="eastAsia" w:ascii="宋体" w:hAnsi="Times New Roman" w:eastAsia="宋体" w:cs="宋体"/>
                  <w:b w:val="0"/>
                  <w:bCs w:val="0"/>
                  <w:i w:val="0"/>
                  <w:iCs w:val="0"/>
                  <w:caps w:val="0"/>
                  <w:color w:val="auto"/>
                  <w:spacing w:val="0"/>
                  <w:sz w:val="24"/>
                  <w:szCs w:val="24"/>
                  <w:highlight w:val="none"/>
                  <w:shd w:val="clear" w:color="auto" w:fill="auto"/>
                  <w:lang w:bidi="ar"/>
                </w:rPr>
                <w:t>以设备A2/A5标识为数据组织纽带，建立从设备注册、运行监测、维护保养到退役的全生命周期数据管理体系，构建"油田→作业区→站库→井组→单设备"五级资产层级树并与物模型深度绑定。融合高频时序运行数据、告警历史、设备台账及维护记录，按设备维度统一汇聚与查询，计算设备健康度评分（在线率/采集成功率/告警频次/数据完整率等），支持按设备类型、作业区域进行横纵向对比分析。提供覆盖数据采集→传输→计算→存储全环节的不可篡改操作轨迹记录，实现任意时刻数据状态的精确追溯。</w:t>
              </w:r>
            </w:ins>
          </w:p>
        </w:tc>
        <w:tc>
          <w:tcPr>
            <w:tcW w:w="1358" w:type="dxa"/>
            <w:tcBorders>
              <w:top w:val="nil"/>
              <w:left w:val="single" w:color="000000" w:sz="8" w:space="0"/>
              <w:bottom w:val="single" w:color="000000" w:sz="8" w:space="0"/>
              <w:right w:val="single" w:color="000000" w:sz="8" w:space="0"/>
            </w:tcBorders>
            <w:noWrap w:val="0"/>
            <w:vAlign w:val="center"/>
          </w:tcPr>
          <w:p w14:paraId="77930766">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42" w:author="David huo" w:date="2026-08-03T23:17:57Z">
              <w:r>
                <w:rPr>
                  <w:rFonts w:hint="eastAsia" w:ascii="宋体" w:hAnsi="宋体" w:eastAsia="宋体" w:cs="宋体"/>
                  <w:i w:val="0"/>
                  <w:iCs w:val="0"/>
                  <w:color w:val="000000"/>
                  <w:kern w:val="0"/>
                  <w:sz w:val="21"/>
                  <w:szCs w:val="21"/>
                  <w:u w:val="none"/>
                  <w:lang w:val="en-US" w:eastAsia="zh-CN" w:bidi="ar"/>
                </w:rPr>
                <w:t xml:space="preserve">113.70 </w:t>
              </w:r>
            </w:ins>
          </w:p>
        </w:tc>
      </w:tr>
      <w:tr w14:paraId="5415A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14FA7076">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6</w:t>
            </w:r>
          </w:p>
        </w:tc>
        <w:tc>
          <w:tcPr>
            <w:tcW w:w="1406" w:type="dxa"/>
            <w:tcBorders>
              <w:top w:val="nil"/>
              <w:left w:val="single" w:color="000000" w:sz="8" w:space="0"/>
              <w:bottom w:val="single" w:color="000000" w:sz="8" w:space="0"/>
              <w:right w:val="single" w:color="000000" w:sz="8" w:space="0"/>
            </w:tcBorders>
            <w:noWrap w:val="0"/>
            <w:vAlign w:val="center"/>
          </w:tcPr>
          <w:p w14:paraId="63B23C80">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ins w:id="43" w:author="David huo" w:date="2026-08-04T00:44:46Z">
              <w:r>
                <w:rPr>
                  <w:rFonts w:hint="eastAsia" w:ascii="宋体" w:hAnsi="Times New Roman" w:eastAsia="宋体" w:cs="宋体"/>
                  <w:color w:val="auto"/>
                  <w:sz w:val="24"/>
                  <w:szCs w:val="24"/>
                  <w:highlight w:val="none"/>
                </w:rPr>
                <w:t>高频时序数据分级存储与全链路安全管控服务</w:t>
              </w:r>
            </w:ins>
          </w:p>
        </w:tc>
        <w:tc>
          <w:tcPr>
            <w:tcW w:w="746" w:type="dxa"/>
            <w:tcBorders>
              <w:top w:val="nil"/>
              <w:left w:val="single" w:color="000000" w:sz="8" w:space="0"/>
              <w:bottom w:val="single" w:color="000000" w:sz="8" w:space="0"/>
              <w:right w:val="single" w:color="000000" w:sz="8" w:space="0"/>
            </w:tcBorders>
            <w:noWrap w:val="0"/>
            <w:vAlign w:val="center"/>
          </w:tcPr>
          <w:p w14:paraId="2C8ED41D">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35C26CDB">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color w:val="auto"/>
                <w:sz w:val="24"/>
                <w:szCs w:val="24"/>
                <w:highlight w:val="none"/>
                <w:lang w:eastAsia="zh-CN"/>
              </w:rPr>
            </w:pPr>
            <w:ins w:id="44" w:author="David huo" w:date="2026-08-04T02:07:04Z">
              <w:r>
                <w:rPr>
                  <w:rFonts w:hint="eastAsia" w:ascii="宋体" w:eastAsia="宋体" w:cs="宋体"/>
                  <w:color w:val="auto"/>
                  <w:sz w:val="24"/>
                  <w:szCs w:val="24"/>
                  <w:highlight w:val="none"/>
                  <w:shd w:val="clear" w:color="auto" w:fill="auto"/>
                  <w:lang w:bidi="ar"/>
                </w:rPr>
                <w:t>基于国产化全栈环境（麒麟/统信UOS操作系统+国产CPU架构），采用TDengine时序数据库与关系型数据库结合的三级存储策略（SSD热数据0-30天/HDD温数据31天-1年/归档冷数据1年以上），支持按设备标识（A2/A5 ID）直接定位与快速检索任意测点的历史数据。提供全链路安全管控：采集端数据加密与认证、MQTT通道TLS加密、API接口HTTPS加密、存储端数据加密，结合细粒度权限控制（数据行级/API端点级/菜单级）和防篡改审计日志，确保数据在工控网-办公网跨区传输与存储全过程的合规性与安全性。提供数据备份恢复与异地容灾机制。</w:t>
              </w:r>
            </w:ins>
          </w:p>
        </w:tc>
        <w:tc>
          <w:tcPr>
            <w:tcW w:w="1358" w:type="dxa"/>
            <w:tcBorders>
              <w:top w:val="nil"/>
              <w:left w:val="single" w:color="000000" w:sz="8" w:space="0"/>
              <w:bottom w:val="single" w:color="000000" w:sz="8" w:space="0"/>
              <w:right w:val="single" w:color="000000" w:sz="8" w:space="0"/>
            </w:tcBorders>
            <w:noWrap w:val="0"/>
            <w:vAlign w:val="center"/>
          </w:tcPr>
          <w:p w14:paraId="44E39CCA">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45" w:author="David huo" w:date="2026-08-03T23:17:57Z">
              <w:r>
                <w:rPr>
                  <w:rFonts w:hint="eastAsia" w:ascii="宋体" w:hAnsi="宋体" w:eastAsia="宋体" w:cs="宋体"/>
                  <w:i w:val="0"/>
                  <w:iCs w:val="0"/>
                  <w:color w:val="000000"/>
                  <w:kern w:val="0"/>
                  <w:sz w:val="21"/>
                  <w:szCs w:val="21"/>
                  <w:u w:val="none"/>
                  <w:lang w:val="en-US" w:eastAsia="zh-CN" w:bidi="ar"/>
                </w:rPr>
                <w:t xml:space="preserve">89.61 </w:t>
              </w:r>
            </w:ins>
          </w:p>
        </w:tc>
      </w:tr>
      <w:tr w14:paraId="20C56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458" w:type="dxa"/>
            <w:tcBorders>
              <w:top w:val="nil"/>
              <w:left w:val="single" w:color="000000" w:sz="8" w:space="0"/>
              <w:bottom w:val="single" w:color="000000" w:sz="8" w:space="0"/>
              <w:right w:val="single" w:color="000000" w:sz="8" w:space="0"/>
            </w:tcBorders>
            <w:noWrap w:val="0"/>
            <w:vAlign w:val="center"/>
          </w:tcPr>
          <w:p w14:paraId="5C46CCCE">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val="en-US" w:eastAsia="zh-CN"/>
              </w:rPr>
            </w:pPr>
            <w:r>
              <w:rPr>
                <w:rFonts w:hint="eastAsia" w:ascii="宋体" w:hAnsi="Times New Roman" w:eastAsia="宋体" w:cs="宋体"/>
                <w:b w:val="0"/>
                <w:bCs w:val="0"/>
                <w:color w:val="auto"/>
                <w:sz w:val="24"/>
                <w:szCs w:val="24"/>
                <w:highlight w:val="none"/>
                <w:lang w:val="en-US" w:eastAsia="zh-CN"/>
              </w:rPr>
              <w:t>7</w:t>
            </w:r>
          </w:p>
        </w:tc>
        <w:tc>
          <w:tcPr>
            <w:tcW w:w="1406" w:type="dxa"/>
            <w:tcBorders>
              <w:top w:val="nil"/>
              <w:left w:val="single" w:color="000000" w:sz="8" w:space="0"/>
              <w:bottom w:val="single" w:color="000000" w:sz="8" w:space="0"/>
              <w:right w:val="single" w:color="000000" w:sz="8" w:space="0"/>
            </w:tcBorders>
            <w:noWrap w:val="0"/>
            <w:vAlign w:val="center"/>
          </w:tcPr>
          <w:p w14:paraId="56DB7DAC">
            <w:pPr>
              <w:spacing w:before="120" w:after="120" w:line="240" w:lineRule="auto"/>
              <w:ind w:left="0" w:leftChars="0" w:firstLine="0" w:firstLineChars="0"/>
              <w:jc w:val="center"/>
              <w:rPr>
                <w:rFonts w:hint="eastAsia" w:ascii="宋体" w:hAnsi="Times New Roman" w:eastAsia="宋体" w:cs="宋体"/>
                <w:b w:val="0"/>
                <w:bCs w:val="0"/>
                <w:color w:val="auto"/>
                <w:kern w:val="2"/>
                <w:sz w:val="24"/>
                <w:szCs w:val="24"/>
                <w:highlight w:val="none"/>
                <w:lang w:val="en-US" w:eastAsia="zh-CN" w:bidi="ar-SA"/>
              </w:rPr>
            </w:pPr>
            <w:ins w:id="46" w:author="David huo" w:date="2026-08-04T00:44:51Z">
              <w:r>
                <w:rPr>
                  <w:rFonts w:hint="eastAsia" w:ascii="宋体" w:hAnsi="Times New Roman" w:eastAsia="宋体" w:cs="宋体"/>
                  <w:color w:val="auto"/>
                  <w:sz w:val="24"/>
                  <w:szCs w:val="24"/>
                  <w:highlight w:val="none"/>
                </w:rPr>
                <w:t>油气生产运行综合监控与多维数据分析看板服务</w:t>
              </w:r>
            </w:ins>
          </w:p>
        </w:tc>
        <w:tc>
          <w:tcPr>
            <w:tcW w:w="746" w:type="dxa"/>
            <w:tcBorders>
              <w:top w:val="nil"/>
              <w:left w:val="single" w:color="000000" w:sz="8" w:space="0"/>
              <w:bottom w:val="single" w:color="000000" w:sz="8" w:space="0"/>
              <w:right w:val="single" w:color="000000" w:sz="8" w:space="0"/>
            </w:tcBorders>
            <w:noWrap w:val="0"/>
            <w:vAlign w:val="center"/>
          </w:tcPr>
          <w:p w14:paraId="362E4371">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val="en-US"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4781B45F">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strike/>
                <w:color w:val="auto"/>
                <w:sz w:val="24"/>
                <w:szCs w:val="24"/>
                <w:highlight w:val="none"/>
                <w:lang w:val="en-US" w:eastAsia="zh-CN" w:bidi="ar"/>
              </w:rPr>
            </w:pPr>
            <w:ins w:id="47" w:author="David huo" w:date="2026-08-04T02:07:04Z">
              <w:r>
                <w:rPr>
                  <w:rFonts w:hint="eastAsia" w:ascii="宋体" w:eastAsia="宋体" w:cs="宋体"/>
                  <w:strike w:val="0"/>
                  <w:color w:val="auto"/>
                  <w:sz w:val="24"/>
                  <w:szCs w:val="24"/>
                  <w:highlight w:val="none"/>
                  <w:shd w:val="clear" w:color="auto" w:fill="auto"/>
                  <w:lang w:bidi="ar"/>
                </w:rPr>
                <w:t>提供涵盖设备运行状态总览、采集通道健康度监控、告警分布态势、公式计算实时状态等多维度的综合监控大屏，支持拖拽式组态配置与个性化仪表盘定制。实现告警→设备→采集链路的联动钻取分析（从告警卡片一键下钻至设备详情与原始数据），按日/周/月自动生成设备运行报告、采集质量统计报告与告警分析报告，支持GIS地图下钻（油田→作业区→站库→井组），弥补A11系统在综合监控可视化方面的不足。支持日报/周报/月报自动生成与推送。</w:t>
              </w:r>
            </w:ins>
          </w:p>
        </w:tc>
        <w:tc>
          <w:tcPr>
            <w:tcW w:w="1358" w:type="dxa"/>
            <w:tcBorders>
              <w:top w:val="nil"/>
              <w:left w:val="single" w:color="000000" w:sz="8" w:space="0"/>
              <w:bottom w:val="single" w:color="000000" w:sz="8" w:space="0"/>
              <w:right w:val="single" w:color="000000" w:sz="8" w:space="0"/>
            </w:tcBorders>
            <w:noWrap w:val="0"/>
            <w:vAlign w:val="center"/>
          </w:tcPr>
          <w:p w14:paraId="7F7CCF15">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48" w:author="David huo" w:date="2026-08-03T23:17:57Z">
              <w:r>
                <w:rPr>
                  <w:rFonts w:hint="eastAsia" w:ascii="宋体" w:hAnsi="宋体" w:eastAsia="宋体" w:cs="宋体"/>
                  <w:i w:val="0"/>
                  <w:iCs w:val="0"/>
                  <w:color w:val="000000"/>
                  <w:kern w:val="0"/>
                  <w:sz w:val="21"/>
                  <w:szCs w:val="21"/>
                  <w:u w:val="none"/>
                  <w:lang w:val="en-US" w:eastAsia="zh-CN" w:bidi="ar"/>
                </w:rPr>
                <w:t xml:space="preserve">80.15 </w:t>
              </w:r>
            </w:ins>
          </w:p>
        </w:tc>
      </w:tr>
      <w:tr w14:paraId="2C096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458" w:type="dxa"/>
            <w:tcBorders>
              <w:top w:val="nil"/>
              <w:left w:val="single" w:color="000000" w:sz="8" w:space="0"/>
              <w:bottom w:val="single" w:color="000000" w:sz="8" w:space="0"/>
              <w:right w:val="single" w:color="000000" w:sz="8" w:space="0"/>
            </w:tcBorders>
            <w:noWrap w:val="0"/>
            <w:vAlign w:val="center"/>
          </w:tcPr>
          <w:p w14:paraId="2157308E">
            <w:pPr>
              <w:keepNext w:val="0"/>
              <w:keepLines w:val="0"/>
              <w:pageBreakBefore w:val="0"/>
              <w:kinsoku/>
              <w:wordWrap/>
              <w:overflowPunct/>
              <w:topLinePunct w:val="0"/>
              <w:autoSpaceDE/>
              <w:autoSpaceDN/>
              <w:bidi w:val="0"/>
              <w:snapToGrid/>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r>
              <w:rPr>
                <w:rFonts w:hint="eastAsia" w:ascii="宋体" w:hAnsi="Times New Roman" w:eastAsia="宋体" w:cs="宋体"/>
                <w:b w:val="0"/>
                <w:bCs w:val="0"/>
                <w:color w:val="auto"/>
                <w:sz w:val="24"/>
                <w:szCs w:val="24"/>
                <w:highlight w:val="none"/>
                <w:lang w:val="en-US" w:eastAsia="zh-CN"/>
              </w:rPr>
              <w:t>8</w:t>
            </w:r>
          </w:p>
        </w:tc>
        <w:tc>
          <w:tcPr>
            <w:tcW w:w="1406" w:type="dxa"/>
            <w:tcBorders>
              <w:top w:val="nil"/>
              <w:left w:val="single" w:color="000000" w:sz="8" w:space="0"/>
              <w:bottom w:val="single" w:color="000000" w:sz="8" w:space="0"/>
              <w:right w:val="single" w:color="000000" w:sz="8" w:space="0"/>
            </w:tcBorders>
            <w:noWrap w:val="0"/>
            <w:vAlign w:val="center"/>
          </w:tcPr>
          <w:p w14:paraId="183BBB31">
            <w:pPr>
              <w:spacing w:before="120" w:after="120" w:line="240" w:lineRule="auto"/>
              <w:ind w:left="0" w:leftChars="0" w:firstLine="0" w:firstLineChars="0"/>
              <w:jc w:val="center"/>
              <w:rPr>
                <w:rFonts w:hint="eastAsia" w:ascii="宋体" w:hAnsi="Times New Roman" w:eastAsia="宋体" w:cs="宋体"/>
                <w:b w:val="0"/>
                <w:bCs w:val="0"/>
                <w:color w:val="auto"/>
                <w:sz w:val="24"/>
                <w:szCs w:val="24"/>
                <w:highlight w:val="none"/>
                <w:lang w:eastAsia="zh-CN"/>
              </w:rPr>
            </w:pPr>
            <w:ins w:id="49" w:author="David huo" w:date="2026-08-04T00:44:58Z">
              <w:r>
                <w:rPr>
                  <w:rFonts w:hint="eastAsia" w:ascii="宋体" w:hAnsi="Times New Roman" w:eastAsia="宋体" w:cs="宋体"/>
                  <w:color w:val="auto"/>
                  <w:sz w:val="24"/>
                  <w:szCs w:val="24"/>
                  <w:highlight w:val="none"/>
                </w:rPr>
                <w:t>高频时序数据全链路压力测试与性能验证服务</w:t>
              </w:r>
            </w:ins>
          </w:p>
        </w:tc>
        <w:tc>
          <w:tcPr>
            <w:tcW w:w="746" w:type="dxa"/>
            <w:tcBorders>
              <w:top w:val="nil"/>
              <w:left w:val="single" w:color="000000" w:sz="8" w:space="0"/>
              <w:bottom w:val="single" w:color="000000" w:sz="8" w:space="0"/>
              <w:right w:val="single" w:color="000000" w:sz="8" w:space="0"/>
            </w:tcBorders>
            <w:noWrap w:val="0"/>
            <w:vAlign w:val="center"/>
          </w:tcPr>
          <w:p w14:paraId="6EA2155A">
            <w:pPr>
              <w:spacing w:before="120" w:after="120" w:line="240" w:lineRule="auto"/>
              <w:ind w:left="0" w:leftChars="0" w:firstLine="0" w:firstLineChars="0"/>
              <w:jc w:val="center"/>
              <w:rPr>
                <w:rFonts w:hint="eastAsia" w:ascii="宋体" w:hAnsi="Times New Roman" w:eastAsia="宋体" w:cs="宋体"/>
                <w:color w:val="auto"/>
                <w:sz w:val="24"/>
                <w:szCs w:val="24"/>
                <w:highlight w:val="none"/>
                <w:lang w:val="en-US" w:eastAsia="zh-CN"/>
              </w:rPr>
            </w:pPr>
            <w:r>
              <w:rPr>
                <w:rFonts w:hint="eastAsia" w:ascii="宋体" w:hAnsi="Times New Roman" w:eastAsia="宋体" w:cs="宋体"/>
                <w:color w:val="auto"/>
                <w:sz w:val="24"/>
                <w:szCs w:val="24"/>
                <w:highlight w:val="none"/>
                <w:lang w:val="en-US" w:eastAsia="zh-CN"/>
              </w:rPr>
              <w:t>数据服务</w:t>
            </w:r>
          </w:p>
        </w:tc>
        <w:tc>
          <w:tcPr>
            <w:tcW w:w="5002" w:type="dxa"/>
            <w:tcBorders>
              <w:top w:val="nil"/>
              <w:left w:val="single" w:color="000000" w:sz="8" w:space="0"/>
              <w:bottom w:val="single" w:color="000000" w:sz="8" w:space="0"/>
              <w:right w:val="single" w:color="000000" w:sz="8" w:space="0"/>
            </w:tcBorders>
            <w:noWrap w:val="0"/>
            <w:vAlign w:val="top"/>
          </w:tcPr>
          <w:p w14:paraId="7E6CD60B">
            <w:pPr>
              <w:keepNext w:val="0"/>
              <w:keepLines w:val="0"/>
              <w:pageBreakBefore w:val="0"/>
              <w:numPr>
                <w:ilvl w:val="0"/>
                <w:numId w:val="0"/>
              </w:numPr>
              <w:kinsoku/>
              <w:wordWrap/>
              <w:overflowPunct/>
              <w:topLinePunct w:val="0"/>
              <w:autoSpaceDE/>
              <w:autoSpaceDN/>
              <w:bidi w:val="0"/>
              <w:snapToGrid/>
              <w:spacing w:before="120" w:after="120" w:line="240" w:lineRule="auto"/>
              <w:ind w:left="0" w:leftChars="0" w:right="0" w:rightChars="0" w:firstLine="0" w:firstLineChars="0"/>
              <w:jc w:val="left"/>
              <w:rPr>
                <w:rFonts w:hint="eastAsia" w:ascii="宋体" w:hAnsi="Times New Roman" w:eastAsia="宋体" w:cs="宋体"/>
                <w:b w:val="0"/>
                <w:color w:val="auto"/>
                <w:sz w:val="24"/>
                <w:szCs w:val="24"/>
                <w:highlight w:val="none"/>
                <w:lang w:val="en-US" w:eastAsia="zh-CN"/>
              </w:rPr>
            </w:pPr>
            <w:ins w:id="50" w:author="David huo" w:date="2026-08-04T02:07:04Z">
              <w:r>
                <w:rPr>
                  <w:rFonts w:hint="eastAsia" w:ascii="宋体" w:eastAsia="宋体" w:cs="宋体"/>
                  <w:color w:val="auto"/>
                  <w:sz w:val="24"/>
                  <w:szCs w:val="24"/>
                  <w:highlight w:val="none"/>
                  <w:shd w:val="clear" w:color="auto" w:fill="auto"/>
                  <w:lang w:bidi="ar"/>
                </w:rPr>
                <w:t>针对本项目大规模设备接入（500+台）与海量时序数据节点（万级数据点/秒）的高并发场景，提供从单业务功能验证到全链路协同压测的多阶段性能测试方案。模拟500台设备、每秒万级数据点的写入压力，对CPU负载、内存占用、磁盘I/O吞吐、数据读写速度、消息传输延迟、压缩存储效率、并发连接数等关键性能指标进行极限测试；模拟断网重连、通道超时、设备异常离线、数据风暴等故障场景，验证系统的容错降级与自动恢复能力。测试覆盖数据采集→传输→公式计算→告警判定→数据存储→可视化查询的完整业务链路，支持单节点5个以上并发测试、7×24小时连续15天长稳测试，生成含性能基线、瓶颈定位和优化建议的完整报告。</w:t>
              </w:r>
            </w:ins>
          </w:p>
        </w:tc>
        <w:tc>
          <w:tcPr>
            <w:tcW w:w="1358" w:type="dxa"/>
            <w:tcBorders>
              <w:top w:val="nil"/>
              <w:left w:val="single" w:color="000000" w:sz="8" w:space="0"/>
              <w:bottom w:val="single" w:color="000000" w:sz="8" w:space="0"/>
              <w:right w:val="single" w:color="000000" w:sz="8" w:space="0"/>
            </w:tcBorders>
            <w:noWrap w:val="0"/>
            <w:vAlign w:val="center"/>
          </w:tcPr>
          <w:p w14:paraId="588ADC3C">
            <w:pPr>
              <w:keepNext w:val="0"/>
              <w:keepLines w:val="0"/>
              <w:widowControl/>
              <w:suppressLineNumbers w:val="0"/>
              <w:ind w:firstLine="420" w:firstLineChars="200"/>
              <w:jc w:val="right"/>
              <w:textAlignment w:val="center"/>
              <w:rPr>
                <w:rFonts w:hint="default" w:ascii="宋体" w:hAnsi="宋体" w:eastAsia="宋体" w:cs="宋体"/>
                <w:b/>
                <w:bCs/>
                <w:color w:val="auto"/>
                <w:sz w:val="20"/>
                <w:szCs w:val="20"/>
                <w:highlight w:val="none"/>
                <w:lang w:val="en-US" w:eastAsia="zh-CN"/>
              </w:rPr>
            </w:pPr>
            <w:ins w:id="51" w:author="David huo" w:date="2026-08-03T23:17:57Z">
              <w:r>
                <w:rPr>
                  <w:rFonts w:hint="eastAsia" w:ascii="宋体" w:hAnsi="宋体" w:eastAsia="宋体" w:cs="宋体"/>
                  <w:i w:val="0"/>
                  <w:iCs w:val="0"/>
                  <w:color w:val="000000"/>
                  <w:kern w:val="0"/>
                  <w:sz w:val="21"/>
                  <w:szCs w:val="21"/>
                  <w:u w:val="none"/>
                  <w:lang w:val="en-US" w:eastAsia="zh-CN" w:bidi="ar"/>
                </w:rPr>
                <w:t xml:space="preserve">21.63 </w:t>
              </w:r>
            </w:ins>
          </w:p>
        </w:tc>
      </w:tr>
      <w:tr w14:paraId="75838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trPr>
        <w:tc>
          <w:tcPr>
            <w:tcW w:w="7612" w:type="dxa"/>
            <w:gridSpan w:val="4"/>
            <w:tcBorders>
              <w:top w:val="nil"/>
              <w:left w:val="single" w:color="000000" w:sz="8" w:space="0"/>
              <w:bottom w:val="single" w:color="000000" w:sz="8" w:space="0"/>
              <w:right w:val="single" w:color="000000" w:sz="8" w:space="0"/>
            </w:tcBorders>
            <w:noWrap w:val="0"/>
            <w:vAlign w:val="center"/>
          </w:tcPr>
          <w:p w14:paraId="360AACC6">
            <w:pPr>
              <w:keepNext w:val="0"/>
              <w:keepLines w:val="0"/>
              <w:pageBreakBefore w:val="0"/>
              <w:kinsoku/>
              <w:wordWrap/>
              <w:overflowPunct/>
              <w:topLinePunct w:val="0"/>
              <w:autoSpaceDE/>
              <w:autoSpaceDN/>
              <w:bidi w:val="0"/>
              <w:snapToGrid w:val="0"/>
              <w:spacing w:before="120" w:after="120" w:line="240" w:lineRule="auto"/>
              <w:ind w:left="0" w:leftChars="0" w:right="0" w:rightChars="0" w:firstLine="0" w:firstLineChars="0"/>
              <w:jc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color w:val="auto"/>
                <w:sz w:val="21"/>
                <w:szCs w:val="21"/>
                <w:highlight w:val="none"/>
                <w:lang w:val="en-US" w:eastAsia="zh-CN"/>
              </w:rPr>
              <w:t>不含税合计（万元）</w:t>
            </w:r>
          </w:p>
        </w:tc>
        <w:tc>
          <w:tcPr>
            <w:tcW w:w="1358" w:type="dxa"/>
            <w:tcBorders>
              <w:top w:val="nil"/>
              <w:left w:val="single" w:color="000000" w:sz="8" w:space="0"/>
              <w:bottom w:val="single" w:color="000000" w:sz="8" w:space="0"/>
              <w:right w:val="single" w:color="000000" w:sz="8" w:space="0"/>
            </w:tcBorders>
            <w:noWrap w:val="0"/>
            <w:vAlign w:val="center"/>
          </w:tcPr>
          <w:p w14:paraId="1EF3D7AF">
            <w:pPr>
              <w:keepNext w:val="0"/>
              <w:keepLines w:val="0"/>
              <w:widowControl/>
              <w:suppressLineNumbers w:val="0"/>
              <w:ind w:firstLine="420" w:firstLineChars="200"/>
              <w:jc w:val="right"/>
              <w:textAlignment w:val="center"/>
              <w:rPr>
                <w:rFonts w:hint="default" w:ascii="宋体" w:hAnsi="宋体" w:eastAsia="宋体" w:cs="宋体"/>
                <w:color w:val="auto"/>
                <w:sz w:val="20"/>
                <w:szCs w:val="20"/>
                <w:highlight w:val="none"/>
                <w:lang w:val="en-US" w:eastAsia="zh-CN"/>
              </w:rPr>
            </w:pPr>
            <w:ins w:id="52" w:author="David huo" w:date="2026-08-03T23:21:24Z">
              <w:r>
                <w:rPr>
                  <w:rFonts w:hint="eastAsia" w:ascii="宋体" w:hAnsi="宋体" w:eastAsia="宋体" w:cs="宋体"/>
                  <w:i w:val="0"/>
                  <w:iCs w:val="0"/>
                  <w:color w:val="000000"/>
                  <w:kern w:val="0"/>
                  <w:sz w:val="21"/>
                  <w:szCs w:val="21"/>
                  <w:u w:val="none"/>
                  <w:lang w:val="en-US" w:eastAsia="zh-CN" w:bidi="ar"/>
                </w:rPr>
                <w:t>68</w:t>
              </w:r>
            </w:ins>
            <w:ins w:id="53" w:author="David huo" w:date="2026-08-03T23:21:25Z">
              <w:r>
                <w:rPr>
                  <w:rFonts w:hint="eastAsia" w:ascii="宋体" w:hAnsi="宋体" w:eastAsia="宋体" w:cs="宋体"/>
                  <w:i w:val="0"/>
                  <w:iCs w:val="0"/>
                  <w:color w:val="000000"/>
                  <w:kern w:val="0"/>
                  <w:sz w:val="21"/>
                  <w:szCs w:val="21"/>
                  <w:u w:val="none"/>
                  <w:lang w:val="en-US" w:eastAsia="zh-CN" w:bidi="ar"/>
                </w:rPr>
                <w:t>4</w:t>
              </w:r>
            </w:ins>
            <w:ins w:id="54" w:author="David huo" w:date="2026-08-03T23:21:26Z">
              <w:r>
                <w:rPr>
                  <w:rFonts w:hint="eastAsia" w:ascii="宋体" w:hAnsi="宋体" w:eastAsia="宋体" w:cs="宋体"/>
                  <w:i w:val="0"/>
                  <w:iCs w:val="0"/>
                  <w:color w:val="000000"/>
                  <w:kern w:val="0"/>
                  <w:sz w:val="21"/>
                  <w:szCs w:val="21"/>
                  <w:u w:val="none"/>
                  <w:lang w:val="en-US" w:eastAsia="zh-CN" w:bidi="ar"/>
                </w:rPr>
                <w:t>.</w:t>
              </w:r>
            </w:ins>
            <w:ins w:id="55" w:author="David huo" w:date="2026-08-03T23:21:27Z">
              <w:r>
                <w:rPr>
                  <w:rFonts w:hint="eastAsia" w:ascii="宋体" w:hAnsi="宋体" w:eastAsia="宋体" w:cs="宋体"/>
                  <w:i w:val="0"/>
                  <w:iCs w:val="0"/>
                  <w:color w:val="000000"/>
                  <w:kern w:val="0"/>
                  <w:sz w:val="21"/>
                  <w:szCs w:val="21"/>
                  <w:u w:val="none"/>
                  <w:lang w:val="en-US" w:eastAsia="zh-CN" w:bidi="ar"/>
                </w:rPr>
                <w:t>00</w:t>
              </w:r>
            </w:ins>
            <w:ins w:id="56" w:author="David huo" w:date="2026-08-03T23:17:57Z">
              <w:r>
                <w:rPr>
                  <w:rFonts w:hint="eastAsia" w:ascii="宋体" w:hAnsi="宋体" w:eastAsia="宋体" w:cs="宋体"/>
                  <w:i w:val="0"/>
                  <w:iCs w:val="0"/>
                  <w:color w:val="000000"/>
                  <w:kern w:val="0"/>
                  <w:sz w:val="21"/>
                  <w:szCs w:val="21"/>
                  <w:u w:val="none"/>
                  <w:lang w:val="en-US" w:eastAsia="zh-CN" w:bidi="ar"/>
                </w:rPr>
                <w:t xml:space="preserve"> </w:t>
              </w:r>
            </w:ins>
          </w:p>
        </w:tc>
      </w:tr>
      <w:tr w14:paraId="7FCDB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6" w:hRule="atLeast"/>
        </w:trPr>
        <w:tc>
          <w:tcPr>
            <w:tcW w:w="7612" w:type="dxa"/>
            <w:gridSpan w:val="4"/>
            <w:tcBorders>
              <w:top w:val="nil"/>
              <w:left w:val="single" w:color="000000" w:sz="8" w:space="0"/>
              <w:bottom w:val="single" w:color="000000" w:sz="8" w:space="0"/>
              <w:right w:val="single" w:color="000000" w:sz="8" w:space="0"/>
            </w:tcBorders>
            <w:noWrap w:val="0"/>
            <w:vAlign w:val="center"/>
          </w:tcPr>
          <w:p w14:paraId="1CE5868B">
            <w:pPr>
              <w:keepNext w:val="0"/>
              <w:keepLines w:val="0"/>
              <w:pageBreakBefore w:val="0"/>
              <w:kinsoku/>
              <w:wordWrap/>
              <w:overflowPunct/>
              <w:topLinePunct w:val="0"/>
              <w:autoSpaceDE/>
              <w:autoSpaceDN/>
              <w:bidi w:val="0"/>
              <w:snapToGrid w:val="0"/>
              <w:spacing w:before="120" w:after="120" w:line="240" w:lineRule="auto"/>
              <w:ind w:left="0" w:leftChars="0" w:right="0" w:rightChars="0" w:firstLine="0" w:firstLineChars="0"/>
              <w:jc w:val="center"/>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含税合计（万元）</w:t>
            </w:r>
          </w:p>
        </w:tc>
        <w:tc>
          <w:tcPr>
            <w:tcW w:w="1358" w:type="dxa"/>
            <w:tcBorders>
              <w:top w:val="nil"/>
              <w:left w:val="single" w:color="000000" w:sz="8" w:space="0"/>
              <w:bottom w:val="single" w:color="000000" w:sz="8" w:space="0"/>
              <w:right w:val="single" w:color="000000" w:sz="8" w:space="0"/>
            </w:tcBorders>
            <w:noWrap w:val="0"/>
            <w:vAlign w:val="center"/>
          </w:tcPr>
          <w:p w14:paraId="7D501BF7">
            <w:pPr>
              <w:keepNext w:val="0"/>
              <w:keepLines w:val="0"/>
              <w:widowControl/>
              <w:suppressLineNumbers w:val="0"/>
              <w:ind w:firstLine="420" w:firstLineChars="200"/>
              <w:jc w:val="right"/>
              <w:textAlignment w:val="center"/>
              <w:rPr>
                <w:rFonts w:hint="default" w:ascii="宋体" w:hAnsi="宋体" w:eastAsia="宋体" w:cs="宋体"/>
                <w:color w:val="auto"/>
                <w:sz w:val="20"/>
                <w:szCs w:val="20"/>
                <w:highlight w:val="none"/>
                <w:lang w:val="en-US" w:eastAsia="zh-CN"/>
              </w:rPr>
            </w:pPr>
            <w:ins w:id="57" w:author="David huo" w:date="2026-08-03T23:21:17Z">
              <w:r>
                <w:rPr>
                  <w:rFonts w:hint="eastAsia" w:ascii="宋体" w:hAnsi="宋体" w:eastAsia="宋体" w:cs="宋体"/>
                  <w:i w:val="0"/>
                  <w:iCs w:val="0"/>
                  <w:color w:val="000000"/>
                  <w:kern w:val="0"/>
                  <w:sz w:val="21"/>
                  <w:szCs w:val="21"/>
                  <w:u w:val="none"/>
                  <w:lang w:val="en-US" w:eastAsia="zh-CN" w:bidi="ar"/>
                </w:rPr>
                <w:t>725.04</w:t>
              </w:r>
            </w:ins>
            <w:ins w:id="58" w:author="David huo" w:date="2026-08-03T23:17:57Z">
              <w:r>
                <w:rPr>
                  <w:rFonts w:hint="eastAsia" w:ascii="宋体" w:hAnsi="宋体" w:eastAsia="宋体" w:cs="宋体"/>
                  <w:i w:val="0"/>
                  <w:iCs w:val="0"/>
                  <w:color w:val="000000"/>
                  <w:kern w:val="0"/>
                  <w:sz w:val="21"/>
                  <w:szCs w:val="21"/>
                  <w:u w:val="none"/>
                  <w:lang w:val="en-US" w:eastAsia="zh-CN" w:bidi="ar"/>
                </w:rPr>
                <w:t xml:space="preserve"> </w:t>
              </w:r>
            </w:ins>
          </w:p>
        </w:tc>
      </w:tr>
    </w:tbl>
    <w:p w14:paraId="2A9905FB">
      <w:pPr>
        <w:pStyle w:val="22"/>
        <w:rPr>
          <w:color w:val="auto"/>
          <w:highlight w:val="none"/>
        </w:rPr>
      </w:pPr>
    </w:p>
    <w:p w14:paraId="10CA5E62">
      <w:pPr>
        <w:spacing w:line="360" w:lineRule="auto"/>
        <w:jc w:val="center"/>
        <w:rPr>
          <w:rFonts w:hint="eastAsia" w:ascii="黑体" w:eastAsia="黑体"/>
          <w:b w:val="0"/>
          <w:bCs w:val="0"/>
          <w:color w:val="auto"/>
          <w:sz w:val="36"/>
          <w:szCs w:val="36"/>
          <w:highlight w:val="none"/>
        </w:rPr>
      </w:pPr>
    </w:p>
    <w:p w14:paraId="053FE020">
      <w:pPr>
        <w:spacing w:line="360" w:lineRule="auto"/>
        <w:rPr>
          <w:rFonts w:hint="eastAsia" w:ascii="宋体" w:cs="宋体"/>
          <w:color w:val="auto"/>
          <w:sz w:val="24"/>
          <w:szCs w:val="28"/>
          <w:highlight w:val="none"/>
        </w:rPr>
      </w:pPr>
    </w:p>
    <w:p w14:paraId="3799358C">
      <w:pPr>
        <w:pStyle w:val="7"/>
        <w:rPr>
          <w:color w:val="auto"/>
          <w:highlight w:val="none"/>
        </w:rPr>
      </w:pPr>
      <w:r>
        <w:rPr>
          <w:color w:val="auto"/>
          <w:highlight w:val="none"/>
        </w:rPr>
        <w:br w:type="page"/>
      </w:r>
      <w:r>
        <w:rPr>
          <w:color w:val="auto"/>
          <w:highlight w:val="none"/>
        </w:rPr>
        <w:t>附2：</w:t>
      </w:r>
    </w:p>
    <w:p w14:paraId="476901EB">
      <w:pPr>
        <w:spacing w:before="156" w:beforeLines="50" w:after="156" w:afterLines="50" w:line="560" w:lineRule="exact"/>
        <w:jc w:val="center"/>
        <w:outlineLvl w:val="0"/>
        <w:rPr>
          <w:rFonts w:hint="eastAsia" w:ascii="方正小标宋简体" w:hAnsi="方正小标宋简体" w:eastAsia="方正小标宋简体" w:cs="方正小标宋简体"/>
          <w:color w:val="auto"/>
          <w:sz w:val="44"/>
          <w:szCs w:val="44"/>
          <w:highlight w:val="none"/>
        </w:rPr>
      </w:pPr>
      <w:r>
        <w:rPr>
          <w:rFonts w:hint="eastAsia" w:ascii="方正小标宋简体" w:hAnsi="方正小标宋简体" w:eastAsia="方正小标宋简体" w:cs="方正小标宋简体"/>
          <w:color w:val="auto"/>
          <w:sz w:val="44"/>
          <w:szCs w:val="44"/>
          <w:highlight w:val="none"/>
        </w:rPr>
        <w:t>信息技术服务项目论证报告</w:t>
      </w:r>
    </w:p>
    <w:p w14:paraId="3C7C0112">
      <w:pPr>
        <w:pStyle w:val="4"/>
        <w:numPr>
          <w:ilvl w:val="0"/>
          <w:numId w:val="0"/>
        </w:numPr>
        <w:ind w:firstLine="0"/>
        <w:rPr>
          <w:rFonts w:hint="eastAsia" w:ascii="方正仿宋简体" w:hAnsi="方正仿宋简体" w:eastAsia="方正仿宋简体" w:cs="方正仿宋简体"/>
          <w:color w:val="auto"/>
          <w:kern w:val="2"/>
          <w:sz w:val="32"/>
          <w:szCs w:val="32"/>
          <w:highlight w:val="none"/>
          <w:lang w:val="zh-CN" w:eastAsia="zh-CN" w:bidi="ar-SA"/>
        </w:rPr>
      </w:pPr>
      <w:r>
        <w:rPr>
          <w:rFonts w:hint="eastAsia" w:ascii="方正黑体简体" w:hAnsi="方正黑体简体" w:cs="方正黑体简体"/>
          <w:b w:val="0"/>
          <w:bCs w:val="0"/>
          <w:color w:val="auto"/>
          <w:szCs w:val="21"/>
          <w:highlight w:val="none"/>
          <w:lang w:val="en-US" w:eastAsia="zh-CN"/>
        </w:rPr>
        <w:t>一、</w:t>
      </w:r>
      <w:r>
        <w:rPr>
          <w:rFonts w:hint="eastAsia" w:ascii="方正黑体简体" w:hAnsi="方正黑体简体" w:eastAsia="方正黑体简体" w:cs="方正黑体简体"/>
          <w:b w:val="0"/>
          <w:bCs w:val="0"/>
          <w:color w:val="auto"/>
          <w:szCs w:val="21"/>
          <w:highlight w:val="none"/>
          <w:lang w:val="en-US" w:eastAsia="zh-CN"/>
        </w:rPr>
        <w:t>现状及需求分析</w:t>
      </w:r>
    </w:p>
    <w:p w14:paraId="46FFF7CC">
      <w:pPr>
        <w:keepNext w:val="0"/>
        <w:keepLines w:val="0"/>
        <w:pageBreakBefore w:val="0"/>
        <w:widowControl/>
        <w:suppressLineNumbers w:val="0"/>
        <w:shd w:val="clear" w:color="auto" w:fill="FFFFFF"/>
        <w:kinsoku/>
        <w:wordWrap/>
        <w:overflowPunct/>
        <w:topLinePunct w:val="0"/>
        <w:autoSpaceDE/>
        <w:autoSpaceDN/>
        <w:bidi w:val="0"/>
        <w:adjustRightInd/>
        <w:snapToGrid/>
        <w:spacing w:before="160" w:beforeAutospacing="0" w:after="160" w:afterAutospacing="0" w:line="560" w:lineRule="exact"/>
        <w:ind w:left="0" w:right="0"/>
        <w:textAlignment w:val="auto"/>
        <w:rPr>
          <w:rFonts w:hint="eastAsia" w:ascii="Times New Roman" w:hAnsi="Times New Roman" w:eastAsia="方正仿宋简体" w:cs="Times New Roman"/>
          <w:i w:val="0"/>
          <w:iCs w:val="0"/>
          <w:caps w:val="0"/>
          <w:color w:val="auto"/>
          <w:spacing w:val="0"/>
          <w:sz w:val="32"/>
          <w:szCs w:val="21"/>
          <w:highlight w:val="none"/>
          <w:u w:val="none"/>
          <w:shd w:val="clear" w:color="auto" w:fill="FFFFFF"/>
        </w:rPr>
      </w:pPr>
      <w:r>
        <w:rPr>
          <w:rFonts w:hint="eastAsia" w:ascii="Times New Roman" w:hAnsi="Times New Roman" w:eastAsia="方正仿宋简体" w:cs="Times New Roman"/>
          <w:i w:val="0"/>
          <w:iCs w:val="0"/>
          <w:caps w:val="0"/>
          <w:color w:val="auto"/>
          <w:spacing w:val="0"/>
          <w:sz w:val="32"/>
          <w:szCs w:val="21"/>
          <w:highlight w:val="none"/>
          <w:shd w:val="clear" w:color="auto" w:fill="FFFFFF"/>
        </w:rPr>
        <w:t>大庆油田物</w:t>
      </w:r>
      <w:r>
        <w:rPr>
          <w:rFonts w:hint="eastAsia" w:ascii="Times New Roman" w:hAnsi="Times New Roman" w:eastAsia="方正仿宋简体" w:cs="Times New Roman"/>
          <w:i w:val="0"/>
          <w:iCs w:val="0"/>
          <w:caps w:val="0"/>
          <w:color w:val="auto"/>
          <w:spacing w:val="0"/>
          <w:sz w:val="32"/>
          <w:szCs w:val="21"/>
          <w:highlight w:val="none"/>
          <w:u w:val="none"/>
          <w:shd w:val="clear" w:color="auto" w:fill="FFFFFF"/>
        </w:rPr>
        <w:t>联网建设已接近尾声。截至目前，已累计完成10万余口油水井、6000余座站场的数字化改造。然而，当前基于A11构建的数据采集体系，主要覆盖油气生产领域，</w:t>
      </w:r>
      <w:r>
        <w:rPr>
          <w:rFonts w:hint="eastAsia" w:cs="Times New Roman"/>
          <w:i w:val="0"/>
          <w:iCs w:val="0"/>
          <w:caps w:val="0"/>
          <w:color w:val="auto"/>
          <w:spacing w:val="0"/>
          <w:sz w:val="32"/>
          <w:szCs w:val="21"/>
          <w:highlight w:val="none"/>
          <w:u w:val="none"/>
          <w:shd w:val="clear" w:color="auto" w:fill="FFFFFF"/>
          <w:lang w:val="en-US" w:eastAsia="zh-CN"/>
        </w:rPr>
        <w:t>未涉及</w:t>
      </w:r>
      <w:r>
        <w:rPr>
          <w:rFonts w:hint="eastAsia" w:ascii="Times New Roman" w:hAnsi="Times New Roman" w:eastAsia="方正仿宋简体" w:cs="Times New Roman"/>
          <w:i w:val="0"/>
          <w:iCs w:val="0"/>
          <w:caps w:val="0"/>
          <w:color w:val="auto"/>
          <w:spacing w:val="0"/>
          <w:sz w:val="32"/>
          <w:szCs w:val="21"/>
          <w:highlight w:val="none"/>
          <w:u w:val="none"/>
          <w:shd w:val="clear" w:color="auto" w:fill="FFFFFF"/>
        </w:rPr>
        <w:t>新能源、工程技术等板块的实时数据采集，对新型智能传感器的接入及信创适配能力亦显不足。已难以满足油田数智化应用的实际需求，并对报警预警、生产优化等核心业务的落地形成明显制约。</w:t>
      </w:r>
    </w:p>
    <w:p w14:paraId="2802D633">
      <w:pPr>
        <w:keepNext w:val="0"/>
        <w:keepLines w:val="0"/>
        <w:pageBreakBefore w:val="0"/>
        <w:widowControl/>
        <w:suppressLineNumbers w:val="0"/>
        <w:shd w:val="clear" w:color="auto" w:fill="FFFFFF"/>
        <w:kinsoku/>
        <w:wordWrap/>
        <w:overflowPunct/>
        <w:topLinePunct w:val="0"/>
        <w:autoSpaceDE/>
        <w:autoSpaceDN/>
        <w:bidi w:val="0"/>
        <w:adjustRightInd/>
        <w:snapToGrid/>
        <w:spacing w:before="160" w:beforeAutospacing="0" w:after="160" w:afterAutospacing="0" w:line="560" w:lineRule="exact"/>
        <w:ind w:left="0" w:right="0"/>
        <w:textAlignment w:val="auto"/>
        <w:rPr>
          <w:rFonts w:hint="eastAsia" w:eastAsia="方正仿宋简体" w:cs="Times New Roman"/>
          <w:color w:val="auto"/>
          <w:highlight w:val="none"/>
          <w:lang w:eastAsia="zh-CN"/>
        </w:rPr>
      </w:pP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为此，科技信息部委托数智技术公司，基于当前工业互联网标准框架，开展新一代时序数据采集与应用技术路线的研究与探索。技术服务内容包括：</w:t>
      </w:r>
      <w:ins w:id="59" w:author="David huo" w:date="2026-08-04T00:43:17Z">
        <w:r>
          <w:rPr>
            <w:rFonts w:hint="eastAsia" w:ascii="方正仿宋简体" w:hAnsi="方正仿宋简体" w:cs="方正仿宋简体"/>
            <w:i w:val="0"/>
            <w:iCs w:val="0"/>
            <w:caps w:val="0"/>
            <w:color w:val="auto"/>
            <w:spacing w:val="0"/>
            <w:sz w:val="32"/>
            <w:szCs w:val="21"/>
            <w:highlight w:val="none"/>
            <w:shd w:val="clear" w:color="auto" w:fill="auto"/>
            <w:lang w:eastAsia="zh-CN"/>
          </w:rPr>
          <w:t>时序数据采集增强中间件与基础平台服务</w:t>
        </w:r>
      </w:ins>
      <w:ins w:id="60" w:author="David huo" w:date="2026-08-04T00:45:13Z">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油气生产设备物模型与测点标准化管理服务、多协议高频时序数据实时采集与异构设备统一接入服务、边缘端前置流式计算与实时告警引擎服务、设备资产全生命周期数据治理与运行健康评估服务、高频时序数据分级存储与全链路安全管控服务、油气生产运行综合监控与多维数据分析看板服务、高频时序数据全链路压力测试与性能验证服务</w:t>
        </w:r>
      </w:ins>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，共</w:t>
      </w:r>
      <w:ins w:id="61" w:author="David huo" w:date="2026-08-04T00:45:1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8</w:t>
        </w:r>
      </w:ins>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项。本项目，是基于A11已有采集架构进行能力扩展与增强，在保留A11既有数据采集通道的基础上，新增高频时序数据的独立处理链路，针对A11在实时性、高吞吐场景下的架构短板进行专项补充，使A11既能延续原有业务逻辑，又具备对海量高频数据的实时解析、流式计算与智能判定能力。通过边缘计算节点的部署与物模型映射机制的引入，系统可对A11采集数据进行二次加工与转换，将原本需依赖定时任务计算的环节前置为实时计算流程，从而在不改变A11核心业务流程的前提下，有效补齐其在告警时效、数据补偿、规则模拟及设备健康管理、可视化监控界面等方面的能力缺口，使基于A11的数据采集体系真正满足油田数智化应用对高频时序数据的处理要求</w:t>
      </w:r>
      <w:ins w:id="62" w:author="David huo" w:date="2026-08-04T00:56:38Z">
        <w:r>
          <w:rPr>
            <w:rFonts w:hint="eastAsia" w:ascii="方正仿宋简体" w:hAnsi="方正仿宋简体" w:cs="方正仿宋简体"/>
            <w:i w:val="0"/>
            <w:iCs w:val="0"/>
            <w:caps w:val="0"/>
            <w:color w:val="auto"/>
            <w:spacing w:val="0"/>
            <w:sz w:val="32"/>
            <w:szCs w:val="21"/>
            <w:highlight w:val="none"/>
            <w:shd w:val="clear" w:color="auto" w:fill="auto"/>
            <w:lang w:eastAsia="zh-CN"/>
          </w:rPr>
          <w:t>。</w:t>
        </w:r>
      </w:ins>
      <w:ins w:id="63" w:author="David huo" w:date="2026-08-04T00:56:3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同时</w:t>
        </w:r>
      </w:ins>
      <w:ins w:id="64" w:author="David huo" w:date="2026-08-04T00:59:1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既</w:t>
        </w:r>
      </w:ins>
      <w:ins w:id="65" w:author="David huo" w:date="2026-08-04T00:56:54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保证</w:t>
        </w:r>
      </w:ins>
      <w:ins w:id="66" w:author="David huo" w:date="2026-08-04T00:56:55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与</w:t>
        </w:r>
      </w:ins>
      <w:ins w:id="67" w:author="David huo" w:date="2026-08-04T00:56:56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主</w:t>
        </w:r>
      </w:ins>
      <w:ins w:id="68" w:author="David huo" w:date="2026-08-04T00:56:57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数据</w:t>
        </w:r>
      </w:ins>
      <w:ins w:id="69" w:author="David huo" w:date="2026-08-04T00:56:5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的</w:t>
        </w:r>
      </w:ins>
      <w:ins w:id="70" w:author="David huo" w:date="2026-08-04T00:57:1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有效</w:t>
        </w:r>
      </w:ins>
      <w:ins w:id="71" w:author="David huo" w:date="2026-08-04T00:57:20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隔离</w:t>
        </w:r>
      </w:ins>
      <w:ins w:id="72" w:author="David huo" w:date="2026-08-04T00:57:21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w:t>
        </w:r>
      </w:ins>
      <w:ins w:id="73" w:author="David huo" w:date="2026-08-04T00:59:30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又</w:t>
        </w:r>
      </w:ins>
      <w:ins w:id="74" w:author="David huo" w:date="2026-08-04T00:57:26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对</w:t>
        </w:r>
      </w:ins>
      <w:ins w:id="75" w:author="David huo" w:date="2026-08-04T00:57:2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主</w:t>
        </w:r>
      </w:ins>
      <w:ins w:id="76" w:author="David huo" w:date="2026-08-04T00:57:2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数据</w:t>
        </w:r>
      </w:ins>
      <w:ins w:id="77" w:author="David huo" w:date="2026-08-04T00:57:33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提供</w:t>
        </w:r>
      </w:ins>
      <w:ins w:id="78" w:author="David huo" w:date="2026-08-04T00:59:3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了</w:t>
        </w:r>
      </w:ins>
      <w:ins w:id="79" w:author="David huo" w:date="2026-08-04T00:57:44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丰富的</w:t>
        </w:r>
      </w:ins>
      <w:ins w:id="80" w:author="David huo" w:date="2026-08-04T00:57:4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边缘</w:t>
        </w:r>
      </w:ins>
      <w:ins w:id="81" w:author="David huo" w:date="2026-08-04T00:57:4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计算</w:t>
        </w:r>
      </w:ins>
      <w:ins w:id="82" w:author="David huo" w:date="2026-08-04T00:57:50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w:t>
        </w:r>
      </w:ins>
      <w:ins w:id="83" w:author="David huo" w:date="2026-08-04T00:57:57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数据治理</w:t>
        </w:r>
      </w:ins>
      <w:ins w:id="84" w:author="David huo" w:date="2026-08-04T00:58:07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等</w:t>
        </w:r>
      </w:ins>
      <w:ins w:id="85" w:author="David huo" w:date="2026-08-04T00:58:10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目前</w:t>
        </w:r>
      </w:ins>
      <w:ins w:id="86" w:author="David huo" w:date="2026-08-04T00:58:41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智能化</w:t>
        </w:r>
      </w:ins>
      <w:ins w:id="87" w:author="David huo" w:date="2026-08-04T00:58:45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需求</w:t>
        </w:r>
      </w:ins>
      <w:ins w:id="88" w:author="David huo" w:date="2026-08-04T00:58:4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维度</w:t>
        </w:r>
      </w:ins>
      <w:ins w:id="89" w:author="David huo" w:date="2026-08-04T00:58:4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的</w:t>
        </w:r>
      </w:ins>
      <w:ins w:id="90" w:author="David huo" w:date="2026-08-04T00:58:02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有效</w:t>
        </w:r>
      </w:ins>
      <w:ins w:id="91" w:author="David huo" w:date="2026-08-04T00:58:56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增强</w:t>
        </w:r>
      </w:ins>
      <w:ins w:id="92" w:author="David huo" w:date="2026-08-04T00:58:02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w:t>
        </w:r>
      </w:ins>
    </w:p>
    <w:p w14:paraId="7DBC03DF">
      <w:pPr>
        <w:pageBreakBefore w:val="0"/>
        <w:kinsoku/>
        <w:wordWrap/>
        <w:overflowPunct/>
        <w:topLinePunct w:val="0"/>
        <w:autoSpaceDE/>
        <w:autoSpaceDN/>
        <w:bidi w:val="0"/>
        <w:adjustRightInd/>
        <w:snapToGrid/>
        <w:spacing w:line="560" w:lineRule="exact"/>
        <w:textAlignment w:val="auto"/>
        <w:rPr>
          <w:rFonts w:hint="eastAsia"/>
          <w:color w:val="auto"/>
          <w:highlight w:val="none"/>
        </w:rPr>
      </w:pPr>
      <w:r>
        <w:rPr>
          <w:rFonts w:hint="eastAsia" w:ascii="方正仿宋简体" w:hAnsi="方正仿宋简体" w:cs="方正仿宋简体"/>
          <w:color w:val="auto"/>
          <w:highlight w:val="none"/>
          <w:lang w:val="en-US" w:eastAsia="zh-CN"/>
        </w:rPr>
        <w:t>基于项目实际需求，软件分公司特申请《</w:t>
      </w:r>
      <w:r>
        <w:rPr>
          <w:rFonts w:hint="eastAsia" w:ascii="方正仿宋简体" w:hAnsi="方正仿宋简体" w:cs="方正仿宋简体"/>
          <w:color w:val="auto"/>
          <w:highlight w:val="none"/>
          <w:lang w:val="zh-CN" w:eastAsia="zh-CN"/>
        </w:rPr>
        <w:t>时序数据采集管理技术服务</w:t>
      </w:r>
      <w:r>
        <w:rPr>
          <w:rFonts w:hint="eastAsia" w:ascii="方正仿宋简体" w:hAnsi="方正仿宋简体" w:cs="方正仿宋简体"/>
          <w:color w:val="auto"/>
          <w:highlight w:val="none"/>
          <w:lang w:val="en-US" w:eastAsia="zh-CN"/>
        </w:rPr>
        <w:t>》进行外委技术服务，资金估算为725.04万元(含税)。主要原因在于，高频数据采集在技术实现上难度较大，需支持毫秒级甚至微秒级的数据采集频率，对采集吞吐量、低延迟处理能力、数据一致性及稳定性均提出了极高要求，而目前软件分公司在时序数据规模化采集与处理方向尚处于能力建设初期，若完全依靠内部自主研发，存在较大的技术风险与进度风险。为确保项目整体进度与最终交付效果，特申请借助外部专业技术力量予以支撑。与此同时，软件分公司将指派资深技术人员全程参与需求分析、架构评审、方案设计、代码审查及测试验收等所有关键环节，对外委团队的技术方案与核心产出进行严格把关，并通过深度参与、跟学共建及技术交接，全面掌握高频数据采集及时序数据处理的核心技术。项目实施过程中产生的全部技术成果与知识产权均归软件分公司所有，项目完成后软件分公司将具备独立运维、优化及持续扩展的能力，确保本项目所有内容实现完全自主可控。</w:t>
      </w:r>
    </w:p>
    <w:p w14:paraId="58FC4318">
      <w:pPr>
        <w:pStyle w:val="4"/>
        <w:pageBreakBefore w:val="0"/>
        <w:numPr>
          <w:ilvl w:val="0"/>
          <w:numId w:val="0"/>
        </w:numPr>
        <w:shd w:val="clear" w:color="auto" w:fill="auto"/>
        <w:kinsoku/>
        <w:wordWrap/>
        <w:overflowPunct/>
        <w:topLinePunct w:val="0"/>
        <w:autoSpaceDE/>
        <w:autoSpaceDN/>
        <w:bidi w:val="0"/>
        <w:adjustRightInd/>
        <w:snapToGrid/>
        <w:spacing w:line="560" w:lineRule="exact"/>
        <w:ind w:firstLine="320" w:firstLineChars="100"/>
        <w:textAlignment w:val="auto"/>
        <w:rPr>
          <w:rFonts w:hint="eastAsia" w:ascii="方正黑体简体" w:hAnsi="方正黑体简体" w:eastAsia="方正黑体简体" w:cs="方正黑体简体"/>
          <w:b w:val="0"/>
          <w:color w:val="auto"/>
          <w:szCs w:val="21"/>
          <w:highlight w:val="none"/>
          <w:lang w:val="en-US" w:eastAsia="zh-CN"/>
        </w:rPr>
      </w:pPr>
      <w:r>
        <w:rPr>
          <w:rFonts w:hint="eastAsia" w:ascii="方正黑体简体" w:hAnsi="方正黑体简体" w:cs="方正黑体简体"/>
          <w:b w:val="0"/>
          <w:color w:val="auto"/>
          <w:szCs w:val="21"/>
          <w:highlight w:val="none"/>
          <w:lang w:val="en-US" w:eastAsia="zh-CN"/>
        </w:rPr>
        <w:t>二、</w:t>
      </w:r>
      <w:r>
        <w:rPr>
          <w:rFonts w:hint="eastAsia" w:ascii="方正黑体简体" w:hAnsi="方正黑体简体" w:eastAsia="方正黑体简体" w:cs="方正黑体简体"/>
          <w:b w:val="0"/>
          <w:color w:val="auto"/>
          <w:szCs w:val="21"/>
          <w:highlight w:val="none"/>
          <w:lang w:val="en-US" w:eastAsia="zh-CN"/>
        </w:rPr>
        <w:t>潜在服务商介绍</w:t>
      </w:r>
    </w:p>
    <w:p w14:paraId="4F3BBD08">
      <w:pPr>
        <w:pStyle w:val="5"/>
        <w:keepNext/>
        <w:keepLines/>
        <w:pageBreakBefore w:val="0"/>
        <w:widowControl w:val="0"/>
        <w:numPr>
          <w:ilvl w:val="0"/>
          <w:numId w:val="1"/>
        </w:numPr>
        <w:shd w:val="clear" w:color="auto" w:fill="auto"/>
        <w:kinsoku/>
        <w:wordWrap/>
        <w:overflowPunct/>
        <w:topLinePunct w:val="0"/>
        <w:autoSpaceDE/>
        <w:autoSpaceDN/>
        <w:bidi w:val="0"/>
        <w:adjustRightInd/>
        <w:snapToGrid/>
        <w:spacing w:after="0" w:line="560" w:lineRule="exact"/>
        <w:textAlignment w:val="auto"/>
        <w:rPr>
          <w:rFonts w:hint="eastAsia" w:ascii="方正楷体简体" w:hAnsi="方正楷体简体" w:eastAsia="方正楷体简体" w:cs="方正楷体简体"/>
          <w:b w:val="0"/>
          <w:color w:val="auto"/>
          <w:highlight w:val="none"/>
          <w:lang w:val="en-US" w:eastAsia="zh-CN"/>
        </w:rPr>
      </w:pPr>
      <w:r>
        <w:rPr>
          <w:rFonts w:hint="eastAsia" w:ascii="方正楷体简体" w:hAnsi="方正楷体简体" w:eastAsia="方正楷体简体" w:cs="方正楷体简体"/>
          <w:b w:val="0"/>
          <w:color w:val="auto"/>
          <w:highlight w:val="none"/>
          <w:lang w:val="en-US" w:eastAsia="zh-CN"/>
        </w:rPr>
        <w:t>浙江宏极科技有限公司</w:t>
      </w:r>
    </w:p>
    <w:p w14:paraId="24A2685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2"/>
          <w:sz w:val="32"/>
          <w:szCs w:val="32"/>
          <w:highlight w:val="none"/>
          <w:lang w:val="en-US" w:eastAsia="zh-CN" w:bidi="ar-SA"/>
        </w:rPr>
      </w:pPr>
      <w:r>
        <w:rPr>
          <w:rFonts w:hint="eastAsia" w:ascii="方正仿宋简体" w:hAnsi="方正仿宋简体" w:eastAsia="方正仿宋简体" w:cs="方正仿宋简体"/>
          <w:color w:val="auto"/>
          <w:kern w:val="2"/>
          <w:sz w:val="32"/>
          <w:szCs w:val="32"/>
          <w:highlight w:val="none"/>
          <w:lang w:val="en-US" w:eastAsia="zh-CN" w:bidi="ar-SA"/>
        </w:rPr>
        <w:t>宏极科技专注大数据处理、人工智能及机器学习研发，拥有数十项软件著作权及专利，自主研发数据平台支持日均TB级处理与实时分析。团队</w:t>
      </w:r>
      <w:r>
        <w:rPr>
          <w:rFonts w:hint="eastAsia" w:ascii="方正仿宋简体" w:hAnsi="方正仿宋简体" w:cs="方正仿宋简体"/>
          <w:color w:val="auto"/>
          <w:szCs w:val="32"/>
          <w:highlight w:val="none"/>
        </w:rPr>
        <w:t>具备数据科学、算法工程、云计算等领域的丰富经验与技术积累。</w:t>
      </w:r>
      <w:r>
        <w:rPr>
          <w:rFonts w:hint="eastAsia" w:ascii="方正仿宋简体" w:hAnsi="方正仿宋简体" w:eastAsia="方正仿宋简体" w:cs="方正仿宋简体"/>
          <w:color w:val="auto"/>
          <w:kern w:val="2"/>
          <w:sz w:val="32"/>
          <w:szCs w:val="32"/>
          <w:highlight w:val="none"/>
          <w:lang w:val="en-US" w:eastAsia="zh-CN" w:bidi="ar-SA"/>
        </w:rPr>
        <w:t>石油石化领域深耕油田与炼化板块，承接大庆油田工会APP、生产作业指挥平台及炼化一体化进度跟踪系统等项目，具备全生命周期服务能力，提供从需求分析到实施交付全流程服务。</w:t>
      </w:r>
    </w:p>
    <w:p w14:paraId="0BF34ED0">
      <w:pPr>
        <w:pStyle w:val="5"/>
        <w:keepNext/>
        <w:keepLines/>
        <w:pageBreakBefore w:val="0"/>
        <w:widowControl w:val="0"/>
        <w:numPr>
          <w:ilvl w:val="0"/>
          <w:numId w:val="1"/>
        </w:numPr>
        <w:shd w:val="clear" w:color="auto" w:fill="auto"/>
        <w:kinsoku/>
        <w:wordWrap/>
        <w:overflowPunct/>
        <w:topLinePunct w:val="0"/>
        <w:autoSpaceDE/>
        <w:autoSpaceDN/>
        <w:bidi w:val="0"/>
        <w:adjustRightInd/>
        <w:snapToGrid/>
        <w:spacing w:after="0" w:line="560" w:lineRule="exact"/>
        <w:textAlignment w:val="auto"/>
        <w:rPr>
          <w:rFonts w:hint="eastAsia" w:ascii="方正楷体简体" w:hAnsi="方正楷体简体" w:cs="方正楷体简体"/>
          <w:b w:val="0"/>
          <w:color w:val="auto"/>
          <w:highlight w:val="none"/>
          <w:lang w:val="en-US" w:eastAsia="zh-CN"/>
        </w:rPr>
      </w:pPr>
      <w:r>
        <w:rPr>
          <w:rFonts w:hint="eastAsia" w:ascii="方正楷体简体" w:hAnsi="方正楷体简体" w:cs="方正楷体简体"/>
          <w:b w:val="0"/>
          <w:color w:val="auto"/>
          <w:highlight w:val="none"/>
          <w:lang w:val="en-US" w:eastAsia="zh-CN"/>
        </w:rPr>
        <w:t>中冶武勘智诚（武汉）工程技术有限公司</w:t>
      </w:r>
    </w:p>
    <w:p w14:paraId="35B059F3">
      <w:pPr>
        <w:pageBreakBefore w:val="0"/>
        <w:kinsoku/>
        <w:wordWrap/>
        <w:overflowPunct/>
        <w:topLinePunct w:val="0"/>
        <w:autoSpaceDE/>
        <w:autoSpaceDN/>
        <w:bidi w:val="0"/>
        <w:adjustRightInd/>
        <w:snapToGrid/>
        <w:spacing w:line="560" w:lineRule="exact"/>
        <w:textAlignment w:val="auto"/>
        <w:rPr>
          <w:rFonts w:hint="eastAsia"/>
          <w:color w:val="auto"/>
          <w:highlight w:val="none"/>
          <w:lang w:val="en-US" w:eastAsia="zh-CN"/>
        </w:rPr>
      </w:pPr>
      <w:r>
        <w:rPr>
          <w:rFonts w:hint="eastAsia"/>
          <w:color w:val="auto"/>
          <w:highlight w:val="none"/>
          <w:lang w:val="en-US" w:eastAsia="zh-CN"/>
        </w:rPr>
        <w:t>中冶武勘旗下公司，拥有院士工作站及多个省部级研发平台，具备</w:t>
      </w:r>
      <w:r>
        <w:rPr>
          <w:rFonts w:hint="eastAsia" w:ascii="方正仿宋简体" w:hAnsi="方正仿宋简体" w:cs="方正仿宋简体"/>
          <w:color w:val="auto"/>
          <w:highlight w:val="none"/>
          <w:lang w:val="en-US" w:eastAsia="zh-CN"/>
        </w:rPr>
        <w:t>DCMM三级、CMMI五</w:t>
      </w:r>
      <w:r>
        <w:rPr>
          <w:rFonts w:hint="eastAsia"/>
          <w:color w:val="auto"/>
          <w:highlight w:val="none"/>
          <w:lang w:val="en-US" w:eastAsia="zh-CN"/>
        </w:rPr>
        <w:t>级和甲级测绘资质。专注于工业大数据、物联网和数字孪生平台建设，具备多源异构数据融合治理和系统集成能力。在数字孪生、物联网等领域经验丰富，承建的清远抽水蓄能电站、南方电网工程及鄂钢可视化平台等项目，体现了其在复杂工业环境下的多源数据融合治理体系与智能化系统实施经验。</w:t>
      </w:r>
    </w:p>
    <w:p w14:paraId="794BEBB9">
      <w:pPr>
        <w:pStyle w:val="5"/>
        <w:keepNext/>
        <w:keepLines/>
        <w:pageBreakBefore w:val="0"/>
        <w:widowControl w:val="0"/>
        <w:numPr>
          <w:ilvl w:val="0"/>
          <w:numId w:val="1"/>
        </w:numPr>
        <w:kinsoku/>
        <w:wordWrap/>
        <w:overflowPunct/>
        <w:topLinePunct w:val="0"/>
        <w:autoSpaceDE/>
        <w:autoSpaceDN/>
        <w:bidi w:val="0"/>
        <w:adjustRightInd/>
        <w:snapToGrid/>
        <w:spacing w:after="0" w:line="560" w:lineRule="exact"/>
        <w:textAlignment w:val="auto"/>
        <w:rPr>
          <w:rFonts w:hint="eastAsia" w:ascii="方正楷体简体" w:hAnsi="方正楷体简体" w:cs="方正楷体简体"/>
          <w:color w:val="auto"/>
          <w:highlight w:val="none"/>
          <w:lang w:val="en-US" w:eastAsia="zh-CN"/>
        </w:rPr>
      </w:pPr>
      <w:r>
        <w:rPr>
          <w:rFonts w:hint="eastAsia" w:ascii="方正楷体简体" w:hAnsi="方正楷体简体" w:cs="方正楷体简体"/>
          <w:color w:val="auto"/>
          <w:highlight w:val="none"/>
          <w:lang w:val="en-US" w:eastAsia="zh-CN"/>
        </w:rPr>
        <w:t>迪格（杭州）物联科技有限公司</w:t>
      </w:r>
    </w:p>
    <w:p w14:paraId="3A5957EE">
      <w:pPr>
        <w:pageBreakBefore w:val="0"/>
        <w:kinsoku/>
        <w:wordWrap/>
        <w:overflowPunct/>
        <w:topLinePunct w:val="0"/>
        <w:autoSpaceDE/>
        <w:autoSpaceDN/>
        <w:bidi w:val="0"/>
        <w:adjustRightInd/>
        <w:snapToGrid/>
        <w:spacing w:line="560" w:lineRule="exact"/>
        <w:textAlignment w:val="auto"/>
        <w:rPr>
          <w:rFonts w:hint="eastAsia"/>
          <w:color w:val="auto"/>
          <w:highlight w:val="none"/>
          <w:lang w:val="en-US" w:eastAsia="zh-CN"/>
        </w:rPr>
      </w:pPr>
      <w:r>
        <w:rPr>
          <w:rFonts w:hint="eastAsia"/>
          <w:color w:val="auto"/>
          <w:highlight w:val="none"/>
          <w:lang w:val="en-US" w:eastAsia="zh-CN"/>
        </w:rPr>
        <w:t>迪格（杭州）物联科技有限公司是国内领先的轻量级工业物联网开源平台与数据服务商，可提供毫秒级数据采集、百亿级时序数据存储及实时边缘计算服务，平台支持千万级设备接入，兼容多类工业协议。在石油石化领域，</w:t>
      </w:r>
      <w:r>
        <w:rPr>
          <w:rFonts w:hint="eastAsia" w:ascii="方正仿宋简体" w:hAnsi="方正仿宋简体" w:cs="方正仿宋简体"/>
          <w:color w:val="auto"/>
          <w:highlight w:val="none"/>
          <w:lang w:val="en-US" w:eastAsia="zh-CN"/>
        </w:rPr>
        <w:t>公司2025年</w:t>
      </w:r>
      <w:r>
        <w:rPr>
          <w:rFonts w:hint="eastAsia"/>
          <w:color w:val="auto"/>
          <w:highlight w:val="none"/>
          <w:lang w:val="en-US" w:eastAsia="zh-CN"/>
        </w:rPr>
        <w:t>承接中海油集团“海上作业智能场景安全管控与数据治理服务平台”，具备该行业智能管控与数据治理的服务经验。</w:t>
      </w:r>
    </w:p>
    <w:p w14:paraId="32D3F186">
      <w:pPr>
        <w:pStyle w:val="4"/>
        <w:pageBreakBefore w:val="0"/>
        <w:widowControl/>
        <w:numPr>
          <w:ilvl w:val="0"/>
          <w:numId w:val="2"/>
        </w:numPr>
        <w:shd w:val="clear" w:color="auto" w:fill="auto"/>
        <w:kinsoku/>
        <w:wordWrap/>
        <w:overflowPunct/>
        <w:topLinePunct w:val="0"/>
        <w:autoSpaceDE/>
        <w:autoSpaceDN/>
        <w:bidi w:val="0"/>
        <w:adjustRightInd/>
        <w:snapToGrid/>
        <w:spacing w:before="0" w:after="0" w:line="560" w:lineRule="exact"/>
        <w:ind w:left="0" w:right="0" w:firstLine="0"/>
        <w:jc w:val="left"/>
        <w:textAlignment w:val="auto"/>
        <w:rPr>
          <w:ins w:id="93" w:author="David huo" w:date="2026-08-04T01:14:48Z"/>
          <w:rFonts w:hint="eastAsia" w:ascii="方正黑体简体" w:hAnsi="方正黑体简体" w:eastAsia="方正黑体简体" w:cs="方正黑体简体"/>
          <w:b w:val="0"/>
          <w:bCs w:val="0"/>
          <w:color w:val="auto"/>
          <w:kern w:val="0"/>
          <w:sz w:val="32"/>
          <w:szCs w:val="21"/>
          <w:highlight w:val="none"/>
          <w:u w:val="none"/>
          <w:shd w:val="clear" w:color="auto" w:fill="auto"/>
          <w:lang w:val="en-US" w:eastAsia="zh-CN" w:bidi="ar-SA"/>
        </w:rPr>
      </w:pPr>
      <w:r>
        <w:rPr>
          <w:rFonts w:hint="eastAsia" w:ascii="方正黑体简体" w:hAnsi="方正黑体简体" w:eastAsia="方正黑体简体" w:cs="方正黑体简体"/>
          <w:b w:val="0"/>
          <w:bCs w:val="0"/>
          <w:color w:val="auto"/>
          <w:kern w:val="0"/>
          <w:sz w:val="32"/>
          <w:szCs w:val="21"/>
          <w:highlight w:val="none"/>
          <w:u w:val="none"/>
          <w:shd w:val="clear" w:color="auto" w:fill="auto"/>
          <w:lang w:val="en-US" w:eastAsia="zh-CN" w:bidi="ar-SA"/>
        </w:rPr>
        <w:t>技术服务内容</w:t>
      </w:r>
    </w:p>
    <w:p w14:paraId="1CEFB7D6">
      <w:pPr>
        <w:rPr>
          <w:rFonts w:hint="default"/>
          <w:lang w:val="en-US" w:eastAsia="zh-CN"/>
        </w:rPr>
        <w:pPrChange w:id="94" w:author="David huo" w:date="2026-08-04T01:14:54Z">
          <w:pPr/>
        </w:pPrChange>
      </w:pPr>
      <w:ins w:id="95" w:author="David huo" w:date="2026-08-04T01:23:44Z">
        <w:r>
          <w:rPr>
            <w:rFonts w:hint="eastAsia"/>
          </w:rPr>
          <w:t>在明确时序数据采集管理技术研究的总体目标与建设方向之后，本章将围绕八大服务模块的具体构成与技术实现展开详细论述。需要特别指出的是，本项目并非对A11系统的替代或重构，而是基于A11现有采集架构进行的针对性能力增强——在保留原有业务逻辑与数据通道的前提下，通过引入独立的边缘计算层、标准化物模型体系及高性能时序存储引擎，系统性地解决A11在实时性、扩展性与数据治理层面的结构性短板。这种“增量叠加、协同共生”的改造策略，既确保了油田现有生产业务的平稳延续，又为高频时序数据的实时处理与智能应用开辟了独立、高效的技术路径。以下首先从整体数据流向的改造前后对比入手，阐明本项目技术服务框架的总体设计思路。</w:t>
        </w:r>
      </w:ins>
    </w:p>
    <w:p w14:paraId="3548E32C">
      <w:pPr>
        <w:pStyle w:val="5"/>
        <w:keepNext/>
        <w:keepLines/>
        <w:pageBreakBefore w:val="0"/>
        <w:widowControl w:val="0"/>
        <w:numPr>
          <w:ilvl w:val="0"/>
          <w:numId w:val="3"/>
        </w:numPr>
        <w:shd w:val="clear" w:color="auto" w:fill="auto"/>
        <w:kinsoku/>
        <w:wordWrap/>
        <w:overflowPunct/>
        <w:topLinePunct w:val="0"/>
        <w:autoSpaceDE/>
        <w:autoSpaceDN/>
        <w:bidi w:val="0"/>
        <w:adjustRightInd/>
        <w:snapToGrid/>
        <w:spacing w:after="0" w:line="560" w:lineRule="exact"/>
        <w:textAlignment w:val="auto"/>
        <w:rPr>
          <w:rFonts w:hint="eastAsia"/>
          <w:color w:val="auto"/>
          <w:highlight w:val="none"/>
          <w:lang w:val="en-US" w:eastAsia="zh-CN"/>
        </w:rPr>
      </w:pPr>
      <w:r>
        <w:rPr>
          <w:rFonts w:hint="eastAsia" w:ascii="方正楷体简体" w:hAnsi="方正楷体简体" w:cs="方正楷体简体"/>
          <w:color w:val="auto"/>
          <w:sz w:val="32"/>
          <w:szCs w:val="28"/>
          <w:highlight w:val="none"/>
          <w:lang w:val="en-US" w:eastAsia="zh-CN"/>
        </w:rPr>
        <w:t>技术服务框架说明</w:t>
      </w:r>
    </w:p>
    <w:p w14:paraId="2CEF3082">
      <w:pPr>
        <w:pageBreakBefore w:val="0"/>
        <w:kinsoku/>
        <w:wordWrap/>
        <w:overflowPunct/>
        <w:topLinePunct w:val="0"/>
        <w:autoSpaceDE/>
        <w:autoSpaceDN/>
        <w:bidi w:val="0"/>
        <w:adjustRightInd/>
        <w:snapToGrid/>
        <w:spacing w:line="560" w:lineRule="exact"/>
        <w:textAlignment w:val="auto"/>
        <w:rPr>
          <w:rFonts w:hint="eastAsia" w:ascii="方正楷体简体" w:hAnsi="方正楷体简体" w:cs="方正楷体简体"/>
          <w:color w:val="auto"/>
          <w:sz w:val="32"/>
          <w:szCs w:val="28"/>
          <w:highlight w:val="none"/>
          <w:lang w:val="en-US" w:eastAsia="zh-CN"/>
        </w:rPr>
      </w:pPr>
      <w:r>
        <w:rPr>
          <w:rFonts w:hint="eastAsia" w:ascii="方正楷体简体" w:hAnsi="方正楷体简体" w:cs="方正楷体简体"/>
          <w:color w:val="auto"/>
          <w:sz w:val="32"/>
          <w:szCs w:val="28"/>
          <w:highlight w:val="none"/>
          <w:lang w:val="en-US" w:eastAsia="zh-CN"/>
        </w:rPr>
        <w:t>1.1技术服务框架</w:t>
      </w:r>
    </w:p>
    <w:p w14:paraId="1E9D1CAE">
      <w:pPr>
        <w:keepNext w:val="0"/>
        <w:keepLines w:val="0"/>
        <w:pageBreakBefore w:val="0"/>
        <w:widowControl/>
        <w:suppressLineNumbers w:val="0"/>
        <w:shd w:val="clear" w:color="auto" w:fill="FFFFFF"/>
        <w:kinsoku/>
        <w:wordWrap/>
        <w:overflowPunct/>
        <w:topLinePunct w:val="0"/>
        <w:autoSpaceDE/>
        <w:autoSpaceDN/>
        <w:bidi w:val="0"/>
        <w:adjustRightInd/>
        <w:snapToGrid/>
        <w:spacing w:before="160" w:beforeAutospacing="0" w:after="16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rPr>
      </w:pPr>
      <w:r>
        <w:rPr>
          <w:rFonts w:hint="eastAsia" w:ascii="方正仿宋简体" w:hAnsi="方正仿宋简体" w:eastAsia="方正仿宋简体" w:cs="方正仿宋简体"/>
          <w:b/>
          <w:bCs/>
          <w:i w:val="0"/>
          <w:iCs w:val="0"/>
          <w:caps w:val="0"/>
          <w:color w:val="auto"/>
          <w:spacing w:val="0"/>
          <w:sz w:val="32"/>
          <w:szCs w:val="21"/>
          <w:highlight w:val="none"/>
          <w:shd w:val="clear" w:color="auto" w:fill="auto"/>
        </w:rPr>
        <w:t>当前数据采集流向</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油田现场的仪表、RTU、PLC、DCS等设备数据，通过A11系统的力控I/O服务定时轮巡采集，存入</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Pspace数据库，</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功图</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存入</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Oracle数据库，再经生产网DMZ汇聚后转储至办公网，用于</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作业区生产管控平台</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监控与报警。该架构采集频率低、</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数据时延大（延时约10-20分钟）</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，难以支持高频时序数据的实时处理。</w:t>
      </w:r>
    </w:p>
    <w:p w14:paraId="20E40C98">
      <w:pPr>
        <w:keepNext w:val="0"/>
        <w:keepLines w:val="0"/>
        <w:pageBreakBefore w:val="0"/>
        <w:widowControl/>
        <w:suppressLineNumbers w:val="0"/>
        <w:shd w:val="clear" w:color="auto" w:fill="FFFFFF"/>
        <w:kinsoku/>
        <w:wordWrap/>
        <w:overflowPunct/>
        <w:topLinePunct w:val="0"/>
        <w:autoSpaceDE/>
        <w:autoSpaceDN/>
        <w:bidi w:val="0"/>
        <w:adjustRightInd/>
        <w:snapToGrid/>
        <w:spacing w:before="160" w:beforeAutospacing="0" w:after="160" w:afterAutospacing="0" w:line="560" w:lineRule="exact"/>
        <w:ind w:left="0" w:right="0" w:firstLine="0"/>
        <w:textAlignment w:val="auto"/>
        <w:rPr>
          <w:rFonts w:hint="default" w:ascii="方正仿宋简体" w:hAnsi="方正仿宋简体" w:eastAsia="方正仿宋简体" w:cs="方正仿宋简体"/>
          <w:i w:val="0"/>
          <w:iCs w:val="0"/>
          <w:caps w:val="0"/>
          <w:color w:val="auto"/>
          <w:spacing w:val="0"/>
          <w:kern w:val="2"/>
          <w:sz w:val="32"/>
          <w:szCs w:val="21"/>
          <w:highlight w:val="none"/>
          <w:lang w:val="en-US" w:eastAsia="zh-CN"/>
        </w:rPr>
      </w:pPr>
      <w:r>
        <w:rPr>
          <w:rFonts w:hint="eastAsia" w:ascii="方正仿宋简体" w:hAnsi="方正仿宋简体" w:eastAsia="方正仿宋简体" w:cs="方正仿宋简体"/>
          <w:b/>
          <w:bCs/>
          <w:i w:val="0"/>
          <w:iCs w:val="0"/>
          <w:caps w:val="0"/>
          <w:color w:val="auto"/>
          <w:spacing w:val="0"/>
          <w:kern w:val="2"/>
          <w:sz w:val="32"/>
          <w:szCs w:val="21"/>
          <w:highlight w:val="none"/>
          <w:shd w:val="clear" w:color="auto" w:fill="auto"/>
        </w:rPr>
        <w:t>本项目改造后的数据流向</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：在</w:t>
      </w:r>
      <w:r>
        <w:rPr>
          <w:rFonts w:hint="eastAsia" w:ascii="方正仿宋简体" w:hAnsi="方正仿宋简体" w:cs="方正仿宋简体"/>
          <w:b w:val="0"/>
          <w:bCs w:val="0"/>
          <w:i w:val="0"/>
          <w:iCs w:val="0"/>
          <w:caps w:val="0"/>
          <w:color w:val="auto"/>
          <w:spacing w:val="0"/>
          <w:kern w:val="2"/>
          <w:sz w:val="32"/>
          <w:szCs w:val="21"/>
          <w:highlight w:val="none"/>
          <w:shd w:val="clear" w:color="auto" w:fill="auto"/>
          <w:lang w:val="en-US" w:eastAsia="zh-CN"/>
        </w:rPr>
        <w:t>作业区生产网</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部署</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模拟</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边缘代理，集成动态IP设备转发、OPCDA扫描、PLC扫描、网关扫描等功能，实现高频采集、链路优化与数据补全。</w:t>
      </w:r>
      <w:r>
        <w:rPr>
          <w:rFonts w:hint="eastAsia" w:ascii="方正仿宋简体" w:hAnsi="方正仿宋简体" w:cs="方正仿宋简体"/>
          <w:b w:val="0"/>
          <w:bCs w:val="0"/>
          <w:i w:val="0"/>
          <w:iCs w:val="0"/>
          <w:caps w:val="0"/>
          <w:color w:val="auto"/>
          <w:spacing w:val="0"/>
          <w:kern w:val="2"/>
          <w:sz w:val="32"/>
          <w:szCs w:val="21"/>
          <w:highlight w:val="none"/>
          <w:shd w:val="clear" w:color="auto" w:fill="auto"/>
          <w:lang w:val="en-US" w:eastAsia="zh-CN"/>
        </w:rPr>
        <w:t>同时</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部署边缘中枢（集群），集中提供物模型治理、时序数据标准化、流式计算框架及动态规则引擎，</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首先汇聚到DMZ区的只写时序数据库，然后同步到办公区的只读时序数据库，未来可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实现全油田数据的统一存储、实时计算、告警判定，并通过统一接口对外提供数据服务。</w:t>
      </w:r>
      <w:ins w:id="96" w:author="David huo" w:date="2026-08-04T01:01:5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同时</w:t>
        </w:r>
      </w:ins>
      <w:ins w:id="97" w:author="David huo" w:date="2026-08-04T01:02:03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通过</w:t>
        </w:r>
      </w:ins>
      <w:ins w:id="98" w:author="David huo" w:date="2026-08-04T01:02:0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边缘</w:t>
        </w:r>
      </w:ins>
      <w:ins w:id="99" w:author="David huo" w:date="2026-08-04T01:02:0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代理</w:t>
        </w:r>
      </w:ins>
      <w:ins w:id="100" w:author="David huo" w:date="2026-08-04T01:05:2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101" w:author="David huo" w:date="2026-08-04T01:05:2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边缘</w:t>
        </w:r>
      </w:ins>
      <w:ins w:id="102" w:author="David huo" w:date="2026-08-04T01:05:2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中枢</w:t>
        </w:r>
      </w:ins>
      <w:ins w:id="103" w:author="David huo" w:date="2026-08-04T01:02:0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的</w:t>
        </w:r>
      </w:ins>
      <w:ins w:id="104" w:author="David huo" w:date="2026-08-04T01:05:3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智能</w:t>
        </w:r>
      </w:ins>
      <w:ins w:id="105" w:author="David huo" w:date="2026-08-04T01:05:3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采集</w:t>
        </w:r>
      </w:ins>
      <w:ins w:id="106" w:author="David huo" w:date="2026-08-04T01:02:14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服务，</w:t>
        </w:r>
      </w:ins>
      <w:ins w:id="107" w:author="David huo" w:date="2026-08-04T01:02:33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实现</w:t>
        </w:r>
      </w:ins>
      <w:ins w:id="108" w:author="David huo" w:date="2026-08-04T01:06:2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变频</w:t>
        </w:r>
      </w:ins>
      <w:ins w:id="109" w:author="David huo" w:date="2026-08-04T01:02:3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采集</w:t>
        </w:r>
      </w:ins>
      <w:ins w:id="110" w:author="David huo" w:date="2026-08-04T01:02:4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111" w:author="David huo" w:date="2026-08-04T01:02:4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按需</w:t>
        </w:r>
      </w:ins>
      <w:ins w:id="112" w:author="David huo" w:date="2026-08-04T01:02:50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设置</w:t>
        </w:r>
      </w:ins>
      <w:ins w:id="113" w:author="David huo" w:date="2026-08-04T01:02:5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采集</w:t>
        </w:r>
      </w:ins>
      <w:ins w:id="114" w:author="David huo" w:date="2026-08-04T01:02:5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频率</w:t>
        </w:r>
      </w:ins>
      <w:ins w:id="115" w:author="David huo" w:date="2026-08-04T01:02:5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116" w:author="David huo" w:date="2026-08-04T01:06:4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将</w:t>
        </w:r>
      </w:ins>
      <w:ins w:id="117" w:author="David huo" w:date="2026-08-04T01:03:2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大幅</w:t>
        </w:r>
      </w:ins>
      <w:ins w:id="118" w:author="David huo" w:date="2026-08-04T01:03:2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缩短</w:t>
        </w:r>
      </w:ins>
      <w:ins w:id="119" w:author="David huo" w:date="2026-08-04T01:03:04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原</w:t>
        </w:r>
      </w:ins>
      <w:ins w:id="120" w:author="David huo" w:date="2026-08-04T01:03:0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10</w:t>
        </w:r>
      </w:ins>
      <w:ins w:id="121" w:author="David huo" w:date="2026-08-04T01:03:0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分钟</w:t>
        </w:r>
      </w:ins>
      <w:ins w:id="122" w:author="David huo" w:date="2026-08-04T01:03:0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的</w:t>
        </w:r>
      </w:ins>
      <w:ins w:id="123" w:author="David huo" w:date="2026-08-04T01:03:08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固定</w:t>
        </w:r>
      </w:ins>
      <w:ins w:id="124" w:author="David huo" w:date="2026-08-04T01:03:0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采集</w:t>
        </w:r>
      </w:ins>
      <w:ins w:id="125" w:author="David huo" w:date="2026-08-04T01:03:14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时延</w:t>
        </w:r>
      </w:ins>
      <w:ins w:id="126" w:author="David huo" w:date="2026-08-04T01:03:33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127" w:author="David huo" w:date="2026-08-04T01:03:34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ins>
      <w:ins w:id="128" w:author="David huo" w:date="2026-08-04T01:03:3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实现</w:t>
        </w:r>
      </w:ins>
      <w:ins w:id="129" w:author="David huo" w:date="2026-08-04T01:03:3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秒级</w:t>
        </w:r>
      </w:ins>
      <w:ins w:id="130" w:author="David huo" w:date="2026-08-04T01:03:38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的</w:t>
        </w:r>
      </w:ins>
      <w:ins w:id="131" w:author="David huo" w:date="2026-08-04T01:03:40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高频</w:t>
        </w:r>
      </w:ins>
      <w:ins w:id="132" w:author="David huo" w:date="2026-08-04T01:03:4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采集</w:t>
        </w:r>
      </w:ins>
      <w:ins w:id="133" w:author="David huo" w:date="2026-08-04T01:03:4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134" w:author="David huo" w:date="2026-08-04T01:03:43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满足</w:t>
        </w:r>
      </w:ins>
      <w:ins w:id="135" w:author="David huo" w:date="2026-08-04T01:04:2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针对</w:t>
        </w:r>
      </w:ins>
      <w:ins w:id="136" w:author="David huo" w:date="2026-08-04T01:03:48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设备</w:t>
        </w:r>
      </w:ins>
      <w:ins w:id="137" w:author="David huo" w:date="2026-08-04T01:04:4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多模态</w:t>
        </w:r>
      </w:ins>
      <w:ins w:id="138" w:author="David huo" w:date="2026-08-04T01:04:4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分析</w:t>
        </w:r>
      </w:ins>
      <w:ins w:id="139" w:author="David huo" w:date="2026-08-04T01:04:3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140" w:author="David huo" w:date="2026-08-04T01:03:4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智能</w:t>
        </w:r>
      </w:ins>
      <w:ins w:id="141" w:author="David huo" w:date="2026-08-04T01:04:0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运维</w:t>
        </w:r>
      </w:ins>
      <w:ins w:id="142" w:author="David huo" w:date="2026-08-04T01:04:54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等</w:t>
        </w:r>
      </w:ins>
      <w:ins w:id="143" w:author="David huo" w:date="2026-08-04T01:04:1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高实时</w:t>
        </w:r>
      </w:ins>
      <w:ins w:id="144" w:author="David huo" w:date="2026-08-04T01:05:03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场景的</w:t>
        </w:r>
      </w:ins>
      <w:ins w:id="145" w:author="David huo" w:date="2026-08-04T01:05:10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要求</w:t>
        </w:r>
      </w:ins>
      <w:ins w:id="146" w:author="David huo" w:date="2026-08-04T01:03:1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p>
    <w:p w14:paraId="31118345">
      <w:pPr>
        <w:pageBreakBefore w:val="0"/>
        <w:kinsoku/>
        <w:wordWrap/>
        <w:overflowPunct/>
        <w:topLinePunct w:val="0"/>
        <w:autoSpaceDE/>
        <w:autoSpaceDN/>
        <w:bidi w:val="0"/>
        <w:adjustRightInd/>
        <w:snapToGrid/>
        <w:spacing w:line="560" w:lineRule="exact"/>
        <w:ind w:firstLine="0" w:firstLineChars="0"/>
        <w:textAlignment w:val="auto"/>
        <w:rPr>
          <w:rFonts w:hint="eastAsia"/>
          <w:b/>
          <w:bCs/>
          <w:color w:val="auto"/>
          <w:sz w:val="22"/>
          <w:szCs w:val="16"/>
          <w:highlight w:val="none"/>
          <w:lang w:val="en-US" w:eastAsia="zh-CN"/>
        </w:rPr>
      </w:pPr>
      <w:r>
        <w:rPr>
          <w:rFonts w:hint="eastAsia"/>
          <w:b/>
          <w:bCs/>
          <w:color w:val="auto"/>
          <w:sz w:val="22"/>
          <w:szCs w:val="16"/>
          <w:highlight w:val="none"/>
          <w:lang w:val="en-US" w:eastAsia="zh-CN"/>
        </w:rPr>
        <w:drawing>
          <wp:anchor distT="0" distB="0" distL="114300" distR="114300" simplePos="0" relativeHeight="251661312" behindDoc="0" locked="0" layoutInCell="1" allowOverlap="1">
            <wp:simplePos x="0" y="0"/>
            <wp:positionH relativeFrom="column">
              <wp:posOffset>111125</wp:posOffset>
            </wp:positionH>
            <wp:positionV relativeFrom="paragraph">
              <wp:posOffset>187325</wp:posOffset>
            </wp:positionV>
            <wp:extent cx="5505450" cy="2545080"/>
            <wp:effectExtent l="0" t="0" r="6350" b="7620"/>
            <wp:wrapTopAndBottom/>
            <wp:docPr id="5" name="图片 8" descr="时序数据方案架构图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时序数据方案架构图_01(1)"/>
                    <pic:cNvPicPr>
                      <a:picLocks noChangeAspect="1"/>
                    </pic:cNvPicPr>
                  </pic:nvPicPr>
                  <pic:blipFill>
                    <a:blip r:embed="rId9"/>
                    <a:stretch>
                      <a:fillRect/>
                    </a:stretch>
                  </pic:blipFill>
                  <pic:spPr>
                    <a:xfrm>
                      <a:off x="0" y="0"/>
                      <a:ext cx="5505450" cy="2545080"/>
                    </a:xfrm>
                    <a:prstGeom prst="rect">
                      <a:avLst/>
                    </a:prstGeom>
                    <a:noFill/>
                    <a:ln>
                      <a:noFill/>
                    </a:ln>
                  </pic:spPr>
                </pic:pic>
              </a:graphicData>
            </a:graphic>
          </wp:anchor>
        </w:drawing>
      </w:r>
    </w:p>
    <w:p w14:paraId="2E4B1C94">
      <w:pPr>
        <w:pageBreakBefore w:val="0"/>
        <w:kinsoku/>
        <w:wordWrap/>
        <w:overflowPunct/>
        <w:topLinePunct w:val="0"/>
        <w:autoSpaceDE/>
        <w:autoSpaceDN/>
        <w:bidi w:val="0"/>
        <w:adjustRightInd/>
        <w:snapToGrid/>
        <w:spacing w:line="560" w:lineRule="exact"/>
        <w:ind w:firstLine="883" w:firstLineChars="400"/>
        <w:textAlignment w:val="auto"/>
        <w:rPr>
          <w:rFonts w:hint="eastAsia"/>
          <w:b/>
          <w:bCs/>
          <w:color w:val="auto"/>
          <w:sz w:val="22"/>
          <w:szCs w:val="16"/>
          <w:highlight w:val="none"/>
          <w:lang w:val="en-US" w:eastAsia="zh-CN"/>
        </w:rPr>
      </w:pPr>
      <w:r>
        <w:rPr>
          <w:rFonts w:hint="eastAsia"/>
          <w:b/>
          <w:bCs/>
          <w:color w:val="auto"/>
          <w:sz w:val="22"/>
          <w:szCs w:val="16"/>
          <w:highlight w:val="none"/>
          <w:lang w:val="en-US" w:eastAsia="zh-CN"/>
        </w:rPr>
        <w:t>蓝（黄）色：本项目提供服务             绿色：原系统技术服务架构</w:t>
      </w:r>
    </w:p>
    <w:p w14:paraId="7198A135">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ins w:id="147" w:author="David huo" w:date="2026-08-04T02:02:39Z"/>
          <w:rFonts w:hint="eastAsia"/>
          <w:color w:val="auto"/>
          <w:highlight w:val="none"/>
          <w:lang w:val="en-US" w:eastAsia="zh-CN"/>
        </w:rPr>
      </w:pPr>
      <w:r>
        <w:rPr>
          <w:rFonts w:hint="eastAsia"/>
          <w:color w:val="auto"/>
          <w:highlight w:val="none"/>
          <w:lang w:val="en-US" w:eastAsia="zh-CN"/>
        </w:rPr>
        <w:t>图1技术服务框架</w:t>
      </w:r>
    </w:p>
    <w:p w14:paraId="4C614999">
      <w:pPr>
        <w:pStyle w:val="2"/>
        <w:rPr>
          <w:ins w:id="148" w:author="David huo" w:date="2026-08-04T02:03:58Z"/>
          <w:rFonts w:hint="default"/>
          <w:color w:val="auto"/>
          <w:highlight w:val="none"/>
          <w:lang w:val="en-US" w:eastAsia="zh-CN"/>
        </w:rPr>
      </w:pPr>
      <w:ins w:id="149" w:author="David huo" w:date="2026-08-04T02:03:26Z">
        <w:r>
          <w:rPr>
            <w:rFonts w:hint="default"/>
            <w:color w:val="auto"/>
            <w:highlight w:val="none"/>
            <w:lang w:val="en-US" w:eastAsia="zh-CN"/>
          </w:rPr>
          <w:drawing>
            <wp:anchor distT="0" distB="0" distL="114300" distR="114300" simplePos="0" relativeHeight="251662336" behindDoc="0" locked="0" layoutInCell="1" allowOverlap="1">
              <wp:simplePos x="0" y="0"/>
              <wp:positionH relativeFrom="column">
                <wp:posOffset>794385</wp:posOffset>
              </wp:positionH>
              <wp:positionV relativeFrom="paragraph">
                <wp:posOffset>255905</wp:posOffset>
              </wp:positionV>
              <wp:extent cx="3698875" cy="4311015"/>
              <wp:effectExtent l="0" t="0" r="0" b="0"/>
              <wp:wrapSquare wrapText="bothSides"/>
              <wp:docPr id="3" name="图片 3" descr="时序项目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时序项目数据流图"/>
                      <pic:cNvPicPr>
                        <a:picLocks noChangeAspect="1"/>
                      </pic:cNvPicPr>
                    </pic:nvPicPr>
                    <pic:blipFill>
                      <a:blip r:embed="rId10"/>
                      <a:stretch>
                        <a:fillRect/>
                      </a:stretch>
                    </pic:blipFill>
                    <pic:spPr>
                      <a:xfrm>
                        <a:off x="0" y="0"/>
                        <a:ext cx="3698875" cy="4311015"/>
                      </a:xfrm>
                      <a:prstGeom prst="rect">
                        <a:avLst/>
                      </a:prstGeom>
                    </pic:spPr>
                  </pic:pic>
                </a:graphicData>
              </a:graphic>
            </wp:anchor>
          </w:drawing>
        </w:r>
      </w:ins>
    </w:p>
    <w:p w14:paraId="73F41E76">
      <w:pPr>
        <w:pStyle w:val="2"/>
        <w:rPr>
          <w:ins w:id="151" w:author="David huo" w:date="2026-08-04T02:03:58Z"/>
          <w:rFonts w:hint="default"/>
          <w:color w:val="auto"/>
          <w:highlight w:val="none"/>
          <w:lang w:val="en-US" w:eastAsia="zh-CN"/>
        </w:rPr>
      </w:pPr>
    </w:p>
    <w:p w14:paraId="72C86D5D">
      <w:pPr>
        <w:pStyle w:val="2"/>
        <w:rPr>
          <w:ins w:id="152" w:author="David huo" w:date="2026-08-04T02:03:59Z"/>
          <w:rFonts w:hint="default"/>
          <w:color w:val="auto"/>
          <w:highlight w:val="none"/>
          <w:lang w:val="en-US" w:eastAsia="zh-CN"/>
        </w:rPr>
      </w:pPr>
    </w:p>
    <w:p w14:paraId="19A44483">
      <w:pPr>
        <w:pStyle w:val="2"/>
        <w:rPr>
          <w:ins w:id="153" w:author="David huo" w:date="2026-08-04T02:03:59Z"/>
          <w:rFonts w:hint="default"/>
          <w:color w:val="auto"/>
          <w:highlight w:val="none"/>
          <w:lang w:val="en-US" w:eastAsia="zh-CN"/>
        </w:rPr>
      </w:pPr>
    </w:p>
    <w:p w14:paraId="7113EA0A">
      <w:pPr>
        <w:pStyle w:val="2"/>
        <w:rPr>
          <w:ins w:id="154" w:author="David huo" w:date="2026-08-04T02:03:59Z"/>
          <w:rFonts w:hint="default"/>
          <w:color w:val="auto"/>
          <w:highlight w:val="none"/>
          <w:lang w:val="en-US" w:eastAsia="zh-CN"/>
        </w:rPr>
      </w:pPr>
    </w:p>
    <w:p w14:paraId="5D1E59F8">
      <w:pPr>
        <w:pStyle w:val="2"/>
        <w:rPr>
          <w:ins w:id="155" w:author="David huo" w:date="2026-08-04T02:03:59Z"/>
          <w:rFonts w:hint="default"/>
          <w:color w:val="auto"/>
          <w:highlight w:val="none"/>
          <w:lang w:val="en-US" w:eastAsia="zh-CN"/>
        </w:rPr>
      </w:pPr>
    </w:p>
    <w:p w14:paraId="24C8918C">
      <w:pPr>
        <w:pStyle w:val="2"/>
        <w:rPr>
          <w:ins w:id="156" w:author="David huo" w:date="2026-08-04T02:03:59Z"/>
          <w:rFonts w:hint="default"/>
          <w:color w:val="auto"/>
          <w:highlight w:val="none"/>
          <w:lang w:val="en-US" w:eastAsia="zh-CN"/>
        </w:rPr>
      </w:pPr>
    </w:p>
    <w:p w14:paraId="0FC26DDB">
      <w:pPr>
        <w:pStyle w:val="2"/>
        <w:rPr>
          <w:ins w:id="157" w:author="David huo" w:date="2026-08-04T02:04:00Z"/>
          <w:rFonts w:hint="default"/>
          <w:color w:val="auto"/>
          <w:highlight w:val="none"/>
          <w:lang w:val="en-US" w:eastAsia="zh-CN"/>
        </w:rPr>
      </w:pPr>
    </w:p>
    <w:p w14:paraId="47A77708">
      <w:pPr>
        <w:pStyle w:val="2"/>
        <w:rPr>
          <w:ins w:id="158" w:author="David huo" w:date="2026-08-04T02:04:00Z"/>
          <w:rFonts w:hint="default"/>
          <w:color w:val="auto"/>
          <w:highlight w:val="none"/>
          <w:lang w:val="en-US" w:eastAsia="zh-CN"/>
        </w:rPr>
      </w:pPr>
    </w:p>
    <w:p w14:paraId="7D9DB93A">
      <w:pPr>
        <w:pStyle w:val="2"/>
        <w:rPr>
          <w:ins w:id="159" w:author="David huo" w:date="2026-08-04T02:04:00Z"/>
          <w:rFonts w:hint="default"/>
          <w:color w:val="auto"/>
          <w:highlight w:val="none"/>
          <w:lang w:val="en-US" w:eastAsia="zh-CN"/>
        </w:rPr>
      </w:pPr>
    </w:p>
    <w:p w14:paraId="719E499A">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ins w:id="160" w:author="David huo" w:date="2026-08-04T02:04:56Z"/>
          <w:rFonts w:hint="eastAsia"/>
          <w:color w:val="auto"/>
          <w:highlight w:val="none"/>
          <w:lang w:val="en-US" w:eastAsia="zh-CN"/>
        </w:rPr>
      </w:pPr>
    </w:p>
    <w:p w14:paraId="1633C172">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ins w:id="161" w:author="David huo" w:date="2026-08-04T02:05:22Z"/>
          <w:rFonts w:hint="eastAsia"/>
          <w:color w:val="auto"/>
          <w:highlight w:val="none"/>
          <w:lang w:val="en-US" w:eastAsia="zh-CN"/>
        </w:rPr>
      </w:pPr>
    </w:p>
    <w:p w14:paraId="1E328500">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ins w:id="162" w:author="David huo" w:date="2026-08-04T02:05:41Z"/>
          <w:rFonts w:hint="eastAsia"/>
          <w:color w:val="auto"/>
          <w:highlight w:val="none"/>
          <w:lang w:val="en-US" w:eastAsia="zh-CN"/>
        </w:rPr>
      </w:pPr>
    </w:p>
    <w:p w14:paraId="44CFA987">
      <w:pPr>
        <w:keepNext w:val="0"/>
        <w:keepLines w:val="0"/>
        <w:pageBreakBefore w:val="0"/>
        <w:widowControl/>
        <w:kinsoku/>
        <w:wordWrap/>
        <w:overflowPunct/>
        <w:topLinePunct w:val="0"/>
        <w:autoSpaceDE/>
        <w:autoSpaceDN/>
        <w:bidi w:val="0"/>
        <w:adjustRightInd/>
        <w:snapToGrid/>
        <w:spacing w:line="560" w:lineRule="exact"/>
        <w:ind w:left="0" w:leftChars="0" w:firstLine="0" w:firstLineChars="0"/>
        <w:jc w:val="center"/>
        <w:textAlignment w:val="auto"/>
        <w:rPr>
          <w:ins w:id="163" w:author="David huo" w:date="2026-08-04T02:04:49Z"/>
          <w:rFonts w:hint="eastAsia"/>
          <w:color w:val="auto"/>
          <w:highlight w:val="none"/>
          <w:lang w:val="en-US" w:eastAsia="zh-CN"/>
        </w:rPr>
      </w:pPr>
      <w:ins w:id="164" w:author="David huo" w:date="2026-08-04T02:04:49Z">
        <w:r>
          <w:rPr>
            <w:rFonts w:hint="eastAsia"/>
            <w:color w:val="auto"/>
            <w:highlight w:val="none"/>
            <w:lang w:val="en-US" w:eastAsia="zh-CN"/>
          </w:rPr>
          <w:t>图</w:t>
        </w:r>
      </w:ins>
      <w:ins w:id="165" w:author="David huo" w:date="2026-08-04T02:05:06Z">
        <w:r>
          <w:rPr>
            <w:rFonts w:hint="eastAsia"/>
            <w:color w:val="auto"/>
            <w:highlight w:val="none"/>
            <w:lang w:val="en-US" w:eastAsia="zh-CN"/>
          </w:rPr>
          <w:t>2</w:t>
        </w:r>
      </w:ins>
      <w:ins w:id="166" w:author="David huo" w:date="2026-08-04T02:05:55Z">
        <w:r>
          <w:rPr>
            <w:rFonts w:hint="eastAsia"/>
            <w:color w:val="auto"/>
            <w:highlight w:val="none"/>
            <w:lang w:val="en-US" w:eastAsia="zh-CN"/>
          </w:rPr>
          <w:t>时序</w:t>
        </w:r>
      </w:ins>
      <w:ins w:id="167" w:author="David huo" w:date="2026-08-04T02:05:01Z">
        <w:r>
          <w:rPr>
            <w:rFonts w:hint="eastAsia"/>
            <w:color w:val="auto"/>
            <w:highlight w:val="none"/>
            <w:lang w:val="en-US" w:eastAsia="zh-CN"/>
          </w:rPr>
          <w:t>数据</w:t>
        </w:r>
      </w:ins>
      <w:ins w:id="168" w:author="David huo" w:date="2026-08-04T02:05:02Z">
        <w:r>
          <w:rPr>
            <w:rFonts w:hint="eastAsia"/>
            <w:color w:val="auto"/>
            <w:highlight w:val="none"/>
            <w:lang w:val="en-US" w:eastAsia="zh-CN"/>
          </w:rPr>
          <w:t>流图</w:t>
        </w:r>
      </w:ins>
    </w:p>
    <w:p w14:paraId="2FFB2A1F">
      <w:pPr>
        <w:pStyle w:val="2"/>
        <w:rPr>
          <w:ins w:id="169" w:author="David huo" w:date="2026-08-04T02:04:53Z"/>
          <w:rFonts w:hint="default"/>
          <w:color w:val="auto"/>
          <w:highlight w:val="none"/>
          <w:lang w:val="en-US" w:eastAsia="zh-CN"/>
        </w:rPr>
      </w:pPr>
    </w:p>
    <w:p w14:paraId="7AA871C7">
      <w:pPr>
        <w:pStyle w:val="5"/>
        <w:keepNext/>
        <w:keepLines/>
        <w:pageBreakBefore w:val="0"/>
        <w:widowControl w:val="0"/>
        <w:numPr>
          <w:ilvl w:val="0"/>
          <w:numId w:val="3"/>
        </w:numPr>
        <w:shd w:val="clear" w:color="auto" w:fill="auto"/>
        <w:kinsoku/>
        <w:wordWrap/>
        <w:overflowPunct/>
        <w:topLinePunct w:val="0"/>
        <w:autoSpaceDE/>
        <w:autoSpaceDN/>
        <w:bidi w:val="0"/>
        <w:adjustRightInd/>
        <w:snapToGrid/>
        <w:spacing w:after="0" w:line="560" w:lineRule="exact"/>
        <w:textAlignment w:val="auto"/>
        <w:rPr>
          <w:rFonts w:hint="eastAsia" w:ascii="方正楷体简体" w:hAnsi="方正楷体简体" w:eastAsia="方正楷体简体" w:cs="方正楷体简体"/>
          <w:color w:val="auto"/>
          <w:sz w:val="32"/>
          <w:szCs w:val="28"/>
          <w:highlight w:val="none"/>
        </w:rPr>
      </w:pPr>
      <w:r>
        <w:rPr>
          <w:rFonts w:hint="eastAsia" w:ascii="方正楷体简体" w:hAnsi="方正楷体简体" w:cs="方正楷体简体"/>
          <w:color w:val="auto"/>
          <w:sz w:val="32"/>
          <w:szCs w:val="28"/>
          <w:highlight w:val="none"/>
          <w:lang w:val="en-US" w:eastAsia="zh-CN"/>
        </w:rPr>
        <w:t>技术服务工作内容说明</w:t>
      </w:r>
    </w:p>
    <w:p w14:paraId="44D3A2BA">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eastAsia="方正仿宋简体" w:cs="方正仿宋简体"/>
          <w:b/>
          <w:bCs/>
          <w:color w:val="auto"/>
          <w:highlight w:val="none"/>
          <w:lang w:eastAsia="zh-CN"/>
        </w:rPr>
      </w:pPr>
      <w:ins w:id="170" w:author="David huo" w:date="2026-08-04T00:43:17Z">
        <w:r>
          <w:rPr>
            <w:rFonts w:hint="eastAsia" w:ascii="方正仿宋简体" w:hAnsi="方正仿宋简体" w:cs="方正仿宋简体"/>
            <w:b/>
            <w:bCs/>
            <w:color w:val="auto"/>
            <w:highlight w:val="none"/>
            <w:lang w:eastAsia="zh-CN"/>
          </w:rPr>
          <w:t>时序数据采集增强中间件与基础平台服务</w:t>
        </w:r>
      </w:ins>
    </w:p>
    <w:p w14:paraId="03EE6B7E">
      <w:pPr>
        <w:pStyle w:val="2"/>
        <w:pageBreakBefore w:val="0"/>
        <w:kinsoku/>
        <w:wordWrap/>
        <w:overflowPunct/>
        <w:topLinePunct w:val="0"/>
        <w:autoSpaceDE/>
        <w:autoSpaceDN/>
        <w:bidi w:val="0"/>
        <w:adjustRightInd/>
        <w:snapToGrid/>
        <w:spacing w:line="560" w:lineRule="exact"/>
        <w:ind w:left="0" w:leftChars="0"/>
        <w:textAlignment w:val="auto"/>
        <w:rPr>
          <w:rFonts w:hint="eastAsia"/>
          <w:color w:val="auto"/>
          <w:highlight w:val="none"/>
        </w:rPr>
      </w:pPr>
      <w:r>
        <w:rPr>
          <w:rFonts w:hint="eastAsia"/>
          <w:color w:val="auto"/>
          <w:highlight w:val="none"/>
        </w:rPr>
        <w:t>支持配置参数的集中管理与动态刷新；支持国产中间件部署，适配国产操作系统及CPU架构</w:t>
      </w:r>
      <w:r>
        <w:rPr>
          <w:rFonts w:hint="default"/>
          <w:color w:val="auto"/>
          <w:highlight w:val="none"/>
        </w:rPr>
        <w:t>；</w:t>
      </w:r>
      <w:r>
        <w:rPr>
          <w:rFonts w:hint="eastAsia"/>
          <w:color w:val="auto"/>
          <w:highlight w:val="none"/>
        </w:rPr>
        <w:t>提供定时及周期性任务调度，支持分布式执行与失败后自动重试；通过消息与事件机制实现模块间的解耦通信，支持异步消息传递及事件发布订阅；提供多级缓存服务，满足高频数据访问需求，缓存组件支持国产化替代方案；对各类任务的线程资源进行统一管理与动态调整；定期对服务及中间件进行健康检查，并在发现异常时自动恢复或切换流量；提供统一加解密、密钥管理、证书管理及基础安全防护服务；对关键业务操作生成不可篡改的</w:t>
      </w:r>
      <w:r>
        <w:rPr>
          <w:rFonts w:hint="eastAsia"/>
          <w:color w:val="auto"/>
          <w:highlight w:val="none"/>
          <w:lang w:val="en-US" w:eastAsia="zh-CN"/>
        </w:rPr>
        <w:t>日志</w:t>
      </w:r>
      <w:r>
        <w:rPr>
          <w:rFonts w:hint="eastAsia"/>
          <w:color w:val="auto"/>
          <w:highlight w:val="none"/>
        </w:rPr>
        <w:t>记录；对</w:t>
      </w:r>
      <w:r>
        <w:rPr>
          <w:rFonts w:hint="eastAsia"/>
          <w:color w:val="auto"/>
          <w:highlight w:val="none"/>
          <w:lang w:val="en-US" w:eastAsia="zh-CN"/>
        </w:rPr>
        <w:t>服务运行情况</w:t>
      </w:r>
      <w:r>
        <w:rPr>
          <w:rFonts w:hint="eastAsia"/>
          <w:color w:val="auto"/>
          <w:highlight w:val="none"/>
        </w:rPr>
        <w:t>进行实时监控，并支持按阈值触发告警；同时提供边缘集群协同管理服务，支持边缘中枢与上百个分布式代理之间的协同工作，包括参数配置统一下发、模型信息同步、操作日志统一汇聚，以及双向通信与状态同步。</w:t>
      </w:r>
    </w:p>
    <w:p w14:paraId="3DB8442F">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cs="方正仿宋简体"/>
          <w:b/>
          <w:bCs/>
          <w:color w:val="auto"/>
          <w:highlight w:val="none"/>
        </w:rPr>
      </w:pPr>
      <w:ins w:id="171" w:author="David huo" w:date="2026-08-04T00:45:31Z">
        <w:r>
          <w:rPr>
            <w:rFonts w:hint="eastAsia" w:ascii="方正仿宋简体" w:hAnsi="方正仿宋简体" w:cs="方正仿宋简体"/>
            <w:b/>
            <w:bCs/>
            <w:color w:val="auto"/>
            <w:highlight w:val="none"/>
          </w:rPr>
          <w:t>油气生产设备物模型与测点标准化管理服务</w:t>
        </w:r>
      </w:ins>
    </w:p>
    <w:p w14:paraId="3856E78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160" w:afterAutospacing="0" w:line="560" w:lineRule="exact"/>
        <w:ind w:left="0" w:right="0"/>
        <w:textAlignment w:val="auto"/>
        <w:rPr>
          <w:rFonts w:hint="default" w:ascii="方正仿宋简体" w:hAnsi="方正仿宋简体" w:eastAsia="方正仿宋简体" w:cs="方正仿宋简体"/>
          <w:i w:val="0"/>
          <w:iCs w:val="0"/>
          <w:caps w:val="0"/>
          <w:color w:val="auto"/>
          <w:spacing w:val="0"/>
          <w:sz w:val="32"/>
          <w:szCs w:val="21"/>
          <w:highlight w:val="none"/>
          <w:shd w:val="clear" w:color="auto" w:fill="auto"/>
          <w:lang w:val="en-US" w:eastAsia="zh-CN"/>
        </w:rPr>
      </w:pP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提供覆盖抽油机、螺杆泵、电泵井、注入井</w:t>
      </w:r>
      <w:r>
        <w:rPr>
          <w:rFonts w:hint="eastAsia" w:ascii="方正仿宋简体" w:hAnsi="方正仿宋简体" w:cs="方正仿宋简体"/>
          <w:i w:val="0"/>
          <w:iCs w:val="0"/>
          <w:caps w:val="0"/>
          <w:color w:val="auto"/>
          <w:spacing w:val="0"/>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站库</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等多种设备的标准化物模型与参数</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的数据管理服务</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，相较于A11系统现有以点位离散管理为主的方式，本模块引入标准物模型体系，将分散的测点按设备维度进行结构化组织，从“点位级管理”升级为“设备级建模”，</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将设备作为物模型的构建单元，</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为每种设备构建涵盖压力、</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流量、</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温度、载荷、位移、电参等关键指标的完整参数体系，每项参数均明确数据类型、量程、精度、采集频率及告警规则。针对A11系统中多厂商设备数据格式各异、重复配置维护的痛点，本模块支持多厂商差异映射与模型</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的模板化</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管理，新增设备仅需</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选择与所需模板的</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映射关系即可快速接入，大幅降低点位重复配置工作量；</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同时提供</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范围、变化率、数据类型、时效性、完整性五类自动校验服务，异常数据自动隔离标记，有效解决A11系统在源头数据质量保障方面的不足，从</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根本上</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保障数据质量。</w:t>
      </w:r>
    </w:p>
    <w:p w14:paraId="2535FE8E">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eastAsia="方正仿宋简体" w:cs="方正仿宋简体"/>
          <w:i w:val="0"/>
          <w:iCs w:val="0"/>
          <w:caps w:val="0"/>
          <w:color w:val="auto"/>
          <w:spacing w:val="0"/>
          <w:sz w:val="32"/>
          <w:szCs w:val="21"/>
          <w:highlight w:val="none"/>
          <w:shd w:val="clear" w:color="auto" w:fill="auto"/>
        </w:rPr>
      </w:pPr>
      <w:ins w:id="172" w:author="David huo" w:date="2026-08-04T00:45:38Z">
        <w:r>
          <w:rPr>
            <w:rFonts w:hint="eastAsia" w:ascii="方正仿宋简体" w:hAnsi="方正仿宋简体" w:cs="方正仿宋简体"/>
            <w:b/>
            <w:bCs/>
            <w:color w:val="auto"/>
            <w:highlight w:val="none"/>
          </w:rPr>
          <w:t>多协议高频时序数据实时采集与异构设备统一接入服务</w:t>
        </w:r>
      </w:ins>
    </w:p>
    <w:p w14:paraId="41895BFA">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eastAsia="方正仿宋简体" w:cs="方正仿宋简体"/>
          <w:i w:val="0"/>
          <w:iCs w:val="0"/>
          <w:caps w:val="0"/>
          <w:color w:val="auto"/>
          <w:spacing w:val="0"/>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提供多协议设备接入与实时数据采集管理服务，兼容固定IP和动态IP网络环境。采集软件适配国产操作系统及国产CPU架构，支持在国产化边缘网关及服务器上稳定运行。针对固定IP设备提供主动连接采集服务；针对动态IP设备提供桥接透传服务，不影响原有采集链路。提供站库OPCDA数据接入服务，通过轻量采集程序读取并过滤无效数据后上传，OPCDA组件支持国产化部署环境。提供采集策略配置、</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分时加速采集、</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错峰采集、断网本地缓存及网络恢复后自动补传服务。提供网关与RTU状态感知服务，包括心跳检测、在线状态监测、数据连续性判定、抖动识别及网络质量统计。提供接入质量保障服务，识别频繁断连、数据不连续、超时、丢包等异常并生成排查建议。提供接入健康日报服务，按设备统计在线时长、数据完整率、抖动次数、通信成功率等指标，支持按采油厂、作业区、设备类型汇总。在A11体系基础上，本模块进一步扩展了非A11</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项目的</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数据源接入能力</w:t>
      </w:r>
      <w:r>
        <w:rPr>
          <w:rFonts w:hint="eastAsia" w:ascii="方正仿宋简体" w:hAnsi="方正仿宋简体" w:cs="方正仿宋简体"/>
          <w:i w:val="0"/>
          <w:iCs w:val="0"/>
          <w:caps w:val="0"/>
          <w:color w:val="auto"/>
          <w:spacing w:val="0"/>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例如：工程技术、新能源等</w:t>
      </w:r>
      <w:r>
        <w:rPr>
          <w:rFonts w:hint="eastAsia" w:ascii="方正仿宋简体" w:hAnsi="方正仿宋简体" w:cs="方正仿宋简体"/>
          <w:i w:val="0"/>
          <w:iCs w:val="0"/>
          <w:caps w:val="0"/>
          <w:color w:val="auto"/>
          <w:spacing w:val="0"/>
          <w:sz w:val="32"/>
          <w:szCs w:val="21"/>
          <w:highlight w:val="none"/>
          <w:shd w:val="clear" w:color="auto" w:fill="auto"/>
          <w:lang w:eastAsia="zh-CN"/>
        </w:rPr>
        <w:t>）</w:t>
      </w:r>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，支持多种新型传感器及边缘终端接入，兼容Modbus TCP/RTU、MQTT、HTTP等多协议，将A11覆盖范围外新增采集点位纳入统一管理，有效弥补A11在异构数据源扩展能力上的不足</w:t>
      </w:r>
      <w:ins w:id="173" w:author="David huo" w:date="2026-08-04T01:07:3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w:t>
        </w:r>
      </w:ins>
      <w:ins w:id="174" w:author="David huo" w:date="2026-08-04T01:07:46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尤其</w:t>
        </w:r>
      </w:ins>
      <w:ins w:id="175" w:author="David huo" w:date="2026-08-04T01:07:47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可</w:t>
        </w:r>
      </w:ins>
      <w:ins w:id="176" w:author="David huo" w:date="2026-08-04T01:07:4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满足</w:t>
        </w:r>
      </w:ins>
      <w:ins w:id="177" w:author="David huo" w:date="2026-08-04T01:08:34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各种</w:t>
        </w:r>
      </w:ins>
      <w:ins w:id="178" w:author="David huo" w:date="2026-08-04T01:07:50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新型</w:t>
        </w:r>
      </w:ins>
      <w:ins w:id="179" w:author="David huo" w:date="2026-08-04T01:08:06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智能</w:t>
        </w:r>
      </w:ins>
      <w:ins w:id="180" w:author="David huo" w:date="2026-08-04T01:08:08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终端的</w:t>
        </w:r>
      </w:ins>
      <w:ins w:id="181" w:author="David huo" w:date="2026-08-04T01:08:15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协议</w:t>
        </w:r>
      </w:ins>
      <w:ins w:id="182" w:author="David huo" w:date="2026-08-04T01:08:17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支持，</w:t>
        </w:r>
      </w:ins>
      <w:ins w:id="183" w:author="David huo" w:date="2026-08-04T01:08:19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如</w:t>
        </w:r>
      </w:ins>
      <w:ins w:id="184" w:author="David huo" w:date="2026-08-04T01:08:20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M</w:t>
        </w:r>
      </w:ins>
      <w:ins w:id="185" w:author="David huo" w:date="2026-08-04T01:08:21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QTT</w:t>
        </w:r>
      </w:ins>
      <w:ins w:id="186" w:author="David huo" w:date="2026-08-04T01:08:23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协议</w:t>
        </w:r>
      </w:ins>
      <w:ins w:id="187" w:author="David huo" w:date="2026-08-04T01:08:24Z">
        <w:r>
          <w:rPr>
            <w:rFonts w:hint="eastAsia" w:ascii="方正仿宋简体" w:hAnsi="方正仿宋简体" w:cs="方正仿宋简体"/>
            <w:i w:val="0"/>
            <w:iCs w:val="0"/>
            <w:caps w:val="0"/>
            <w:color w:val="auto"/>
            <w:spacing w:val="0"/>
            <w:sz w:val="32"/>
            <w:szCs w:val="21"/>
            <w:highlight w:val="none"/>
            <w:shd w:val="clear" w:color="auto" w:fill="auto"/>
            <w:lang w:val="en-US" w:eastAsia="zh-CN"/>
          </w:rPr>
          <w:t>等</w:t>
        </w:r>
      </w:ins>
      <w:r>
        <w:rPr>
          <w:rFonts w:hint="eastAsia" w:ascii="方正仿宋简体" w:hAnsi="方正仿宋简体" w:eastAsia="方正仿宋简体" w:cs="方正仿宋简体"/>
          <w:i w:val="0"/>
          <w:iCs w:val="0"/>
          <w:caps w:val="0"/>
          <w:color w:val="auto"/>
          <w:spacing w:val="0"/>
          <w:sz w:val="32"/>
          <w:szCs w:val="21"/>
          <w:highlight w:val="none"/>
          <w:shd w:val="clear" w:color="auto" w:fill="auto"/>
        </w:rPr>
        <w:t>。</w:t>
      </w:r>
    </w:p>
    <w:p w14:paraId="54AD95D7">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cs="方正仿宋简体"/>
          <w:b/>
          <w:bCs/>
          <w:color w:val="auto"/>
          <w:highlight w:val="none"/>
        </w:rPr>
      </w:pPr>
      <w:ins w:id="188" w:author="David huo" w:date="2026-08-04T00:45:46Z">
        <w:r>
          <w:rPr>
            <w:rFonts w:hint="eastAsia" w:ascii="方正仿宋简体" w:hAnsi="方正仿宋简体" w:cs="方正仿宋简体"/>
            <w:b/>
            <w:bCs/>
            <w:color w:val="auto"/>
            <w:highlight w:val="none"/>
          </w:rPr>
          <w:t>边缘端前置流式计算与实时告警引擎服务</w:t>
        </w:r>
      </w:ins>
    </w:p>
    <w:p w14:paraId="000BF63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560" w:lineRule="exact"/>
        <w:ind w:left="0" w:firstLine="640"/>
        <w:textAlignment w:val="auto"/>
        <w:rPr>
          <w:rFonts w:hint="eastAsia" w:ascii="方正仿宋简体" w:hAnsi="方正仿宋简体" w:cs="方正仿宋简体"/>
          <w:color w:val="auto"/>
          <w:highlight w:val="none"/>
          <w:shd w:val="clear" w:color="auto" w:fill="auto"/>
        </w:rPr>
      </w:pPr>
      <w:r>
        <w:rPr>
          <w:rFonts w:hint="eastAsia" w:ascii="方正仿宋简体" w:hAnsi="方正仿宋简体" w:cs="方正仿宋简体"/>
          <w:color w:val="auto"/>
          <w:highlight w:val="none"/>
          <w:shd w:val="clear" w:color="auto" w:fill="auto"/>
        </w:rPr>
        <w:t>提供入库前的流式计算与告警规则定制服务。相较于现有</w:t>
      </w:r>
      <w:r>
        <w:rPr>
          <w:rFonts w:hint="eastAsia" w:ascii="方正仿宋简体" w:hAnsi="方正仿宋简体" w:cs="方正仿宋简体"/>
          <w:color w:val="auto"/>
          <w:highlight w:val="none"/>
          <w:shd w:val="clear" w:color="auto" w:fill="auto"/>
          <w:lang w:val="en-US" w:eastAsia="zh-CN"/>
        </w:rPr>
        <w:t>的作业区管控平台</w:t>
      </w:r>
      <w:r>
        <w:rPr>
          <w:rFonts w:hint="eastAsia" w:ascii="方正仿宋简体" w:hAnsi="方正仿宋简体" w:cs="方正仿宋简体"/>
          <w:color w:val="auto"/>
          <w:highlight w:val="none"/>
          <w:shd w:val="clear" w:color="auto" w:fill="auto"/>
        </w:rPr>
        <w:t>采用“数据入库MySQL后再通过定时任务触发计算”的传统批处理模式，计算滞后性明显，且大量定时任务集中调度易造成中心侧资源争抢与性能瓶颈，本模块将流式计算能力下沉至边缘计算节点部署，在数据入库前完成实时解析、标准化处理及特征值计算，有效分担中心侧计算压力，避免大量定时任务对数据库及中心服务的瞬时高峰负载与资源争抢，显著降低告警响应时延。围绕高频时序数据构建了完整的采集、计算与管控能力：边缘侧实时解析标准化数据，基于物模型转译为告警计算值并以结构化事件存储；入库前通过流式计算提取特征值并输出告警标识，数据缺失时依历史模型生成补偿数据以保障判定连续性；告警支持自定义规则、优先级及预制模板，触发后自动执行通知、联动及调参等闭环响应；同时提供历史规则回放评估，辅以离线检测机制，全面保障运行稳定性与管控效率。</w:t>
      </w:r>
    </w:p>
    <w:p w14:paraId="2E5BC86C">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560" w:lineRule="exact"/>
        <w:ind w:left="0" w:firstLine="640"/>
        <w:textAlignment w:val="auto"/>
        <w:rPr>
          <w:rFonts w:hint="eastAsia" w:ascii="方正仿宋简体" w:hAnsi="方正仿宋简体" w:eastAsia="方正仿宋简体" w:cs="方正仿宋简体"/>
          <w:b/>
          <w:bCs/>
          <w:color w:val="auto"/>
          <w:highlight w:val="none"/>
          <w:lang w:val="en-US" w:eastAsia="zh-CN"/>
        </w:rPr>
      </w:pPr>
      <w:ins w:id="189" w:author="David huo" w:date="2026-08-04T00:45:53Z">
        <w:r>
          <w:rPr>
            <w:rFonts w:hint="eastAsia" w:ascii="方正仿宋简体" w:hAnsi="方正仿宋简体" w:cs="方正仿宋简体"/>
            <w:b/>
            <w:bCs/>
            <w:color w:val="auto"/>
            <w:highlight w:val="none"/>
          </w:rPr>
          <w:t>设备资产全生命周期数据治理与运行健康评估服务</w:t>
        </w:r>
      </w:ins>
    </w:p>
    <w:p w14:paraId="6F1D4412">
      <w:pPr>
        <w:pStyle w:val="20"/>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100" w:afterAutospacing="0" w:line="560" w:lineRule="exact"/>
        <w:ind w:left="0" w:leftChars="0" w:firstLine="640" w:firstLineChars="200"/>
        <w:textAlignment w:val="auto"/>
        <w:rPr>
          <w:rFonts w:hint="eastAsia" w:ascii="方正仿宋简体" w:hAnsi="方正仿宋简体" w:cs="方正仿宋简体"/>
          <w:color w:val="auto"/>
          <w:kern w:val="2"/>
          <w:sz w:val="32"/>
          <w:szCs w:val="21"/>
          <w:highlight w:val="none"/>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提供</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包括</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抽油机、螺杆泵、电泵井、注入井等</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多种类型</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设备</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在内</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的</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数据管理，包括为设备生成全局唯一标识并建立电子档案，提供档案版本追溯、变更历史查询及台账导出；建立设备库与</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数据中台</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的联动机制，实现设备物资信息与实物台账的关联和一致性校验</w:t>
      </w:r>
      <w:r>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按照</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组织机构</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进行生产单元建模，并与油田现有标识体系关联，模型覆盖所有站、间、井，实现设备与生产单元的层级化挂接；同时，将设备点位与油田主数据进行映射绑定，为设备主数据的统一管理和跨系统共享提供基础支撑。将设备档案与高频时序数据、告警历史统一编码关联，支持按时段</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进行筛选</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查询；基于历史告警频率、数据质量、在线率</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等指标</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计算健康指数，并支持按设备类型、作业区横向对比；提供从数据采集、解析、计算到存储</w:t>
      </w:r>
      <w:r>
        <w:rPr>
          <w:rFonts w:hint="eastAsia" w:ascii="方正仿宋简体" w:hAnsi="方正仿宋简体" w:cs="方正仿宋简体"/>
          <w:color w:val="auto"/>
          <w:kern w:val="2"/>
          <w:sz w:val="32"/>
          <w:szCs w:val="21"/>
          <w:highlight w:val="none"/>
          <w:shd w:val="clear" w:color="auto" w:fill="auto"/>
        </w:rPr>
        <w:t>各环节的</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操作记录，所有操作日志不可更改，覆盖每日数亿级数据点的采集与处理过程</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p>
    <w:p w14:paraId="6853D02C">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cs="方正仿宋简体"/>
          <w:b/>
          <w:bCs/>
          <w:color w:val="auto"/>
          <w:sz w:val="30"/>
          <w:szCs w:val="30"/>
          <w:highlight w:val="none"/>
        </w:rPr>
      </w:pPr>
      <w:ins w:id="190" w:author="David huo" w:date="2026-08-04T00:45:58Z">
        <w:r>
          <w:rPr>
            <w:rFonts w:hint="eastAsia" w:ascii="方正仿宋简体" w:hAnsi="方正仿宋简体" w:cs="方正仿宋简体"/>
            <w:b/>
            <w:bCs/>
            <w:color w:val="auto"/>
            <w:sz w:val="30"/>
            <w:szCs w:val="30"/>
            <w:highlight w:val="none"/>
          </w:rPr>
          <w:t>高频时序数据分级存储与全链路安全管控服务</w:t>
        </w:r>
      </w:ins>
    </w:p>
    <w:p w14:paraId="051F1406">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基于边缘中枢与边缘代理的分布式部署方式，提供面向</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油田</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海量测点的数据存储与安全管理。运行环境全面适配国产操作系统（如麒麟、统信UOS等）及国产CPU架构</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国产应用服务器中间件部署，从基础设施层面实现自主可控。支持按设备归属信息组织时序参数的存储，时序数据存储引擎支持国产时序数据库（如TDengine）及国产关系型数据库（如达梦），可通过设备标识直接定位对应的数据值，数据检索带访问权限控制。可通过基于设备标识的关联分析，检索设备档案、实时数据、告警历史等数据。提供单设备的完整过程追溯，也支持按作业区、采油厂或设备类型对多设备进行横向对比。提供通用数据接口并支持全程加密；确保数据在传输及存储环节的安全自主可控。</w:t>
      </w:r>
    </w:p>
    <w:p w14:paraId="3FFAF58B">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cs="方正仿宋简体"/>
          <w:b/>
          <w:bCs/>
          <w:color w:val="auto"/>
          <w:highlight w:val="none"/>
        </w:rPr>
      </w:pPr>
      <w:ins w:id="191" w:author="David huo" w:date="2026-08-04T00:46:04Z">
        <w:r>
          <w:rPr>
            <w:rFonts w:hint="eastAsia" w:ascii="方正仿宋简体" w:hAnsi="方正仿宋简体" w:cs="方正仿宋简体"/>
            <w:b/>
            <w:bCs/>
            <w:color w:val="auto"/>
            <w:highlight w:val="none"/>
          </w:rPr>
          <w:t>油气生产运行综合监控与多维数据分析看板服务</w:t>
        </w:r>
      </w:ins>
    </w:p>
    <w:p w14:paraId="07D587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textAlignment w:val="auto"/>
        <w:rPr>
          <w:rFonts w:hint="eastAsia" w:ascii="方正仿宋简体" w:hAnsi="方正仿宋简体" w:cs="方正仿宋简体"/>
          <w:color w:val="auto"/>
          <w:kern w:val="2"/>
          <w:sz w:val="32"/>
          <w:szCs w:val="21"/>
          <w:highlight w:val="none"/>
          <w:shd w:val="clear" w:color="auto" w:fill="auto"/>
        </w:rPr>
      </w:pPr>
      <w:r>
        <w:rPr>
          <w:rFonts w:hint="eastAsia" w:ascii="方正仿宋简体" w:hAnsi="方正仿宋简体" w:cs="方正仿宋简体"/>
          <w:color w:val="auto"/>
          <w:highlight w:val="none"/>
          <w:shd w:val="clear" w:color="auto" w:fill="auto"/>
        </w:rPr>
        <w:t>提供设备运维监控展示服务，</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展示设备运行状态、在线情况、数据采集质量、健康评分及告警分布，</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并</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数据</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下钻。</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eastAsia="zh-CN"/>
        </w:rPr>
        <w:t>本模块在统一监控框架下，深度融合设备状态、采集质量与告警信息，完成了监控界面的一体化整合，实现了告警与设备的联动</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有效补强了A11系统的监控界面。提供</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采集性能监控展示</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展示数据采集的成功率、及时性、完整性等指标，</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并</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支持从作业区下钻至单台设备</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告警监控与联动展示</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支持</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按设备、区域、时段</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等</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多维度展示告警统计，</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并</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与规则引擎联动，</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支持</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点击告警跳转至详细事件记录（含告警</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编码</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、时间</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戳</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、触发规则）</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流式计算状态监控展示</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展示实时数据流处理任务的运行状态、处理延迟、规则命中率等指标。</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设备健康趋势分析展示</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汇聚并展示设备在线率、采集成功率、告警达标率、数据完整率等指标，支持按设备维度生成日/周/月报，并展示健康评分。</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可视化图表配置</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服务</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支持拖拽式配置运维监控图表、复用模板，并与告警规则联动。</w:t>
      </w:r>
    </w:p>
    <w:p w14:paraId="7DFC1F64">
      <w:pPr>
        <w:pageBreakBefore w:val="0"/>
        <w:kinsoku/>
        <w:wordWrap/>
        <w:overflowPunct/>
        <w:topLinePunct w:val="0"/>
        <w:autoSpaceDE/>
        <w:autoSpaceDN/>
        <w:bidi w:val="0"/>
        <w:adjustRightInd/>
        <w:snapToGrid/>
        <w:spacing w:line="560" w:lineRule="exact"/>
        <w:textAlignment w:val="auto"/>
        <w:rPr>
          <w:rFonts w:hint="eastAsia" w:ascii="方正仿宋简体" w:hAnsi="方正仿宋简体" w:cs="方正仿宋简体"/>
          <w:b/>
          <w:bCs/>
          <w:color w:val="auto"/>
          <w:highlight w:val="none"/>
        </w:rPr>
      </w:pPr>
      <w:ins w:id="192" w:author="David huo" w:date="2026-08-04T00:46:11Z">
        <w:r>
          <w:rPr>
            <w:rFonts w:hint="eastAsia" w:ascii="方正仿宋简体" w:hAnsi="方正仿宋简体" w:cs="方正仿宋简体"/>
            <w:b/>
            <w:bCs/>
            <w:color w:val="auto"/>
            <w:highlight w:val="none"/>
          </w:rPr>
          <w:t>高频时序数据全链路压力测试与性能验证服务</w:t>
        </w:r>
      </w:ins>
    </w:p>
    <w:p w14:paraId="00E849B9">
      <w:pPr>
        <w:pStyle w:val="20"/>
        <w:keepNext w:val="0"/>
        <w:keepLines w:val="0"/>
        <w:pageBreakBefore w:val="0"/>
        <w:widowControl/>
        <w:numPr>
          <w:ilvl w:val="-1"/>
          <w:numId w:val="0"/>
        </w:numPr>
        <w:suppressLineNumbers w:val="0"/>
        <w:kinsoku/>
        <w:wordWrap/>
        <w:overflowPunct/>
        <w:topLinePunct w:val="0"/>
        <w:autoSpaceDE/>
        <w:autoSpaceDN/>
        <w:bidi w:val="0"/>
        <w:adjustRightInd/>
        <w:snapToGrid/>
        <w:spacing w:before="100" w:beforeAutospacing="0" w:after="100" w:afterAutospacing="0" w:line="560" w:lineRule="exact"/>
        <w:ind w:left="0" w:leftChars="0" w:firstLine="640" w:firstLineChars="200"/>
        <w:textAlignment w:val="auto"/>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pPr>
      <w:r>
        <w:rPr>
          <w:rFonts w:hint="eastAsia" w:ascii="方正仿宋简体" w:hAnsi="方正仿宋简体" w:cs="方正仿宋简体"/>
          <w:strike w:val="0"/>
          <w:color w:val="auto"/>
          <w:kern w:val="2"/>
          <w:sz w:val="32"/>
          <w:szCs w:val="21"/>
          <w:highlight w:val="none"/>
          <w:shd w:val="clear" w:color="auto" w:fill="auto"/>
        </w:rPr>
        <w:t>提供系统压力测试技术服务，该模块是本项目从开发验证</w:t>
      </w:r>
      <w:r>
        <w:rPr>
          <w:rFonts w:hint="eastAsia" w:ascii="方正仿宋简体" w:hAnsi="方正仿宋简体" w:cs="方正仿宋简体"/>
          <w:strike w:val="0"/>
          <w:color w:val="auto"/>
          <w:kern w:val="2"/>
          <w:sz w:val="32"/>
          <w:szCs w:val="21"/>
          <w:highlight w:val="none"/>
          <w:shd w:val="clear" w:color="auto" w:fill="auto"/>
          <w:lang w:eastAsia="zh-CN"/>
        </w:rPr>
        <w:t>、</w:t>
      </w:r>
      <w:r>
        <w:rPr>
          <w:rFonts w:hint="eastAsia" w:ascii="方正仿宋简体" w:hAnsi="方正仿宋简体" w:cs="方正仿宋简体"/>
          <w:strike w:val="0"/>
          <w:color w:val="auto"/>
          <w:kern w:val="2"/>
          <w:sz w:val="32"/>
          <w:szCs w:val="21"/>
          <w:highlight w:val="none"/>
          <w:shd w:val="clear" w:color="auto" w:fill="auto"/>
          <w:lang w:val="en-US" w:eastAsia="zh-CN"/>
        </w:rPr>
        <w:t>迭代调优，最终</w:t>
      </w:r>
      <w:r>
        <w:rPr>
          <w:rFonts w:hint="eastAsia" w:ascii="方正仿宋简体" w:hAnsi="方正仿宋简体" w:cs="方正仿宋简体"/>
          <w:strike w:val="0"/>
          <w:color w:val="auto"/>
          <w:kern w:val="2"/>
          <w:sz w:val="32"/>
          <w:szCs w:val="21"/>
          <w:highlight w:val="none"/>
          <w:shd w:val="clear" w:color="auto" w:fill="auto"/>
        </w:rPr>
        <w:t>走向稳定上线不可或缺的关键环节。鉴于本项目需支撑数万级设备接入及百万级时序数据节点的高并发场景，且流式计算、告警判定、数据存储等多项服务需在实际负载下协同运行，任何单一环节的性能短板均可能导致系统整体不可用，因此必须在上线前通过系统性压力测试充分暴露潜在瓶颈、验证系统容量，为平稳上线提供数据支撑与决策依据。 用于对多个技术服务板块进行模拟测试与验证，覆盖从单个作业区逐步上线到全线并网运行的不同阶段。具体包括：</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模拟测试服务</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参数配置下发、生产单元建模、日志审计</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物模型映射、数据质量校验</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数据采集接入</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规则流式计算、设备档案关联、健康评分、数据存储检索、可视化监控</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等多项服务</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在实际负载下的协同运行。</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提供</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模拟单个作业区、</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采油厂</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多作业区</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未来</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全油田</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多</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作业区同时运行的不同阶段。</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模拟</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数万级模拟设备及百万级时序数据节点</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的高并发场景</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对</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val="en-US" w:eastAsia="zh-CN"/>
        </w:rPr>
        <w:t>服务器关键资源（内存、CPU负载、网络I/O）、</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数据读写速度、处理时延、存储效率、规则命中率等指标进行测试</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strike w:val="0"/>
          <w:color w:val="auto"/>
          <w:spacing w:val="0"/>
          <w:kern w:val="2"/>
          <w:sz w:val="32"/>
          <w:szCs w:val="21"/>
          <w:highlight w:val="none"/>
          <w:shd w:val="clear" w:color="auto" w:fill="auto"/>
        </w:rPr>
        <w:t>并模拟设备断连、网络超时、数据异常、网络分区等故障场景，验证系统在异常条件下的容错能力与自动恢复机制，确保系统在油田实际生产环境中具备足够的健壮性与可靠性。 最终生成包含性能指标、故障记录及系统表现的压力测试报告，作为系统上线准入的核心评估依据，有效降低上线后因性能不足或异常场景考虑不周导致的生产风险。</w:t>
      </w:r>
    </w:p>
    <w:p w14:paraId="188E5326">
      <w:pPr>
        <w:pStyle w:val="5"/>
        <w:keepNext/>
        <w:keepLines/>
        <w:pageBreakBefore w:val="0"/>
        <w:widowControl w:val="0"/>
        <w:numPr>
          <w:ilvl w:val="0"/>
          <w:numId w:val="3"/>
        </w:numPr>
        <w:suppressLineNumbers w:val="0"/>
        <w:shd w:val="clear" w:color="auto" w:fill="auto"/>
        <w:kinsoku/>
        <w:wordWrap/>
        <w:overflowPunct/>
        <w:topLinePunct w:val="0"/>
        <w:autoSpaceDE/>
        <w:autoSpaceDN/>
        <w:bidi w:val="0"/>
        <w:adjustRightInd/>
        <w:snapToGrid/>
        <w:spacing w:before="100" w:beforeAutospacing="0" w:after="0" w:afterAutospacing="0" w:line="560" w:lineRule="exact"/>
        <w:ind w:left="0"/>
        <w:textAlignment w:val="auto"/>
        <w:rPr>
          <w:rFonts w:hint="default" w:ascii="方正仿宋简体" w:hAnsi="方正仿宋简体" w:eastAsia="方正仿宋简体" w:cs="方正仿宋简体"/>
          <w:color w:val="auto"/>
          <w:kern w:val="2"/>
          <w:sz w:val="32"/>
          <w:szCs w:val="21"/>
          <w:highlight w:val="none"/>
          <w:lang w:val="en-US" w:eastAsia="zh-CN"/>
        </w:rPr>
      </w:pPr>
      <w:r>
        <w:rPr>
          <w:rFonts w:hint="eastAsia" w:ascii="方正楷体简体" w:hAnsi="方正楷体简体" w:cs="方正楷体简体"/>
          <w:color w:val="auto"/>
          <w:szCs w:val="28"/>
          <w:highlight w:val="none"/>
          <w:lang w:val="en-US" w:eastAsia="zh-CN"/>
        </w:rPr>
        <w:t>总体要求</w:t>
      </w:r>
    </w:p>
    <w:p w14:paraId="21999286">
      <w:pPr>
        <w:pStyle w:val="20"/>
        <w:keepNext w:val="0"/>
        <w:keepLines w:val="0"/>
        <w:pageBreakBefore w:val="0"/>
        <w:widowControl/>
        <w:numPr>
          <w:ilvl w:val="-1"/>
          <w:numId w:val="0"/>
        </w:numPr>
        <w:suppressLineNumbers w:val="0"/>
        <w:kinsoku/>
        <w:wordWrap/>
        <w:overflowPunct/>
        <w:topLinePunct w:val="0"/>
        <w:autoSpaceDE/>
        <w:autoSpaceDN/>
        <w:bidi w:val="0"/>
        <w:adjustRightInd/>
        <w:snapToGrid/>
        <w:spacing w:before="100" w:beforeAutospacing="0" w:after="100" w:afterAutospacing="0" w:line="560" w:lineRule="exact"/>
        <w:ind w:left="0" w:leftChars="0" w:firstLine="640"/>
        <w:textAlignment w:val="auto"/>
        <w:rPr>
          <w:ins w:id="193" w:author="David huo" w:date="2026-08-04T01:26:10Z"/>
          <w:rFonts w:hint="eastAsia" w:ascii="方正仿宋简体" w:hAnsi="方正仿宋简体" w:cs="方正仿宋简体"/>
          <w:color w:val="auto"/>
          <w:kern w:val="2"/>
          <w:sz w:val="32"/>
          <w:szCs w:val="21"/>
          <w:highlight w:val="none"/>
          <w:shd w:val="clear" w:color="auto" w:fill="auto"/>
        </w:rPr>
      </w:pPr>
      <w:ins w:id="194" w:author="David huo" w:date="2026-08-04T01:25:58Z">
        <w:r>
          <w:rPr>
            <w:rFonts w:hint="eastAsia" w:ascii="方正仿宋简体" w:hAnsi="方正仿宋简体" w:cs="方正仿宋简体"/>
            <w:color w:val="auto"/>
            <w:kern w:val="2"/>
            <w:sz w:val="32"/>
            <w:szCs w:val="21"/>
            <w:highlight w:val="none"/>
            <w:shd w:val="clear" w:color="auto" w:fill="auto"/>
          </w:rPr>
          <w:t>上述总体要求明确了本项目在实时性、扩展性、安全性与自主可控等方面的核心目标，为技术实施指明了方向。为将总体要求落地为可操作、可验证的具体能力，本项目规划了八大技术服务模块，涵盖从采集增强、物模型标准化、多协议接入，到流式计算、数据治理、分级存储、监控可视及全链路压测的完整闭环。在技术策略上，项目采用“增量叠加、协同共生”的改造思路，在保留A11既有业务逻辑与数据通道的前提下，新增独立的高频时序数据处理链路，通过边缘计算节点下沉、物模型映射及国产时序数据库等关键举措，系统性地补齐A11在实时响应、异构扩展与智能判定等方面的结构短板。以下首先从改造前后的数据流向对比入手，对本项目的技术服务框架进行整体说明。</w:t>
        </w:r>
      </w:ins>
    </w:p>
    <w:p w14:paraId="33FA8AC6">
      <w:pPr>
        <w:pStyle w:val="20"/>
        <w:keepNext w:val="0"/>
        <w:keepLines w:val="0"/>
        <w:pageBreakBefore w:val="0"/>
        <w:widowControl/>
        <w:numPr>
          <w:ilvl w:val="-1"/>
          <w:numId w:val="0"/>
        </w:numPr>
        <w:suppressLineNumbers w:val="0"/>
        <w:kinsoku/>
        <w:wordWrap/>
        <w:overflowPunct/>
        <w:topLinePunct w:val="0"/>
        <w:autoSpaceDE/>
        <w:autoSpaceDN/>
        <w:bidi w:val="0"/>
        <w:adjustRightInd/>
        <w:snapToGrid/>
        <w:spacing w:before="100" w:beforeAutospacing="0" w:after="100" w:afterAutospacing="0" w:line="560" w:lineRule="exact"/>
        <w:ind w:left="0" w:leftChars="0" w:firstLine="64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本项目完成后，将作为</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作业区生产管控平台</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的数据采集与实时计算延伸模块，与现有平台功能互补、数据互通。具体技术要求如下：</w:t>
      </w:r>
    </w:p>
    <w:p w14:paraId="66580C05">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IPv6协议；提供通信加密、国产操作系统运行环境；提供贯穿数据采集、传输、存储、使用全流程的设备认证、权限控制、数据脱敏与审计服务；确保数据仅在中石油内部网络流转，满足合规要求。提供标准化接口，支持与A11等现有系统交互，以及轻量级协议内部分发的数据互通服务。</w:t>
      </w:r>
    </w:p>
    <w:p w14:paraId="79D8BC35">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文档验收：需提交完整的项目交付物，包括但不限于：需求分析文档、系统概要设计文档、系统详细设计文档、技术总结报告、用户使用说明书、测试报告及源代码等。文档应内容完整、描述清晰、格式规范。</w:t>
      </w:r>
    </w:p>
    <w:p w14:paraId="0FE79C7D">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default" w:ascii="方正仿宋简体" w:hAnsi="方正仿宋简体" w:eastAsia="方正仿宋简体" w:cs="方正仿宋简体"/>
          <w:i w:val="0"/>
          <w:iCs w:val="0"/>
          <w:caps w:val="0"/>
          <w:color w:val="auto"/>
          <w:spacing w:val="0"/>
          <w:kern w:val="2"/>
          <w:sz w:val="32"/>
          <w:szCs w:val="21"/>
          <w:highlight w:val="none"/>
          <w:shd w:val="clear" w:color="auto" w:fill="auto"/>
          <w:lang w:val="en-US" w:eastAsia="zh-CN"/>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信创要求：本项目的数据治理、模型、功能及接口等全部技术服务，严格遵循数字化运维智能管理平台既定信创技术路线。</w:t>
      </w:r>
      <w:ins w:id="195" w:author="David huo" w:date="2026-08-04T00:53:0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本系统与</w:t>
        </w:r>
      </w:ins>
      <w:ins w:id="196" w:author="David huo" w:date="2026-08-04T00:53:1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信创</w:t>
        </w:r>
      </w:ins>
      <w:ins w:id="197" w:author="David huo" w:date="2026-08-04T00:53:20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时序数据库</w:t>
        </w:r>
      </w:ins>
      <w:ins w:id="198" w:author="David huo" w:date="2026-08-04T00:53:26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高度</w:t>
        </w:r>
      </w:ins>
      <w:ins w:id="199" w:author="David huo" w:date="2026-08-04T00:53:2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兼容</w:t>
        </w:r>
      </w:ins>
      <w:ins w:id="200" w:author="David huo" w:date="2026-08-04T00:54:5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且能力</w:t>
        </w:r>
      </w:ins>
      <w:ins w:id="201" w:author="David huo" w:date="2026-08-04T00:54:44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互补</w:t>
        </w:r>
      </w:ins>
      <w:ins w:id="202" w:author="David huo" w:date="2026-08-04T00:53:3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203" w:author="David huo" w:date="2026-08-04T00:53:3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ins>
      <w:ins w:id="204" w:author="David huo" w:date="2026-08-04T00:53:3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替代</w:t>
        </w:r>
      </w:ins>
      <w:ins w:id="205" w:author="David huo" w:date="2026-08-04T00:53:3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目前</w:t>
        </w:r>
      </w:ins>
      <w:ins w:id="206" w:author="David huo" w:date="2026-08-04T00:53:4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的</w:t>
        </w:r>
      </w:ins>
      <w:ins w:id="207" w:author="David huo" w:date="2026-08-04T00:53:42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PH</w:t>
        </w:r>
      </w:ins>
      <w:ins w:id="208" w:author="David huo" w:date="2026-08-04T00:53:43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D</w:t>
        </w:r>
      </w:ins>
      <w:ins w:id="209" w:author="David huo" w:date="2026-08-04T00:53:4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w:t>
        </w:r>
      </w:ins>
      <w:ins w:id="210" w:author="David huo" w:date="2026-08-04T00:54:10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最终</w:t>
        </w:r>
      </w:ins>
      <w:ins w:id="211" w:author="David huo" w:date="2026-08-04T00:54:1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可</w:t>
        </w:r>
      </w:ins>
      <w:ins w:id="212" w:author="David huo" w:date="2026-08-04T00:53:49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达到</w:t>
        </w:r>
      </w:ins>
      <w:ins w:id="213" w:author="David huo" w:date="2026-08-04T00:54:17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时序</w:t>
        </w:r>
      </w:ins>
      <w:ins w:id="214" w:author="David huo" w:date="2026-08-04T00:54:20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数据库的</w:t>
        </w:r>
      </w:ins>
      <w:ins w:id="215" w:author="David huo" w:date="2026-08-04T00:53:55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信创</w:t>
        </w:r>
      </w:ins>
      <w:ins w:id="216" w:author="David huo" w:date="2026-08-04T00:54:01Z">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要求。</w:t>
        </w:r>
      </w:ins>
    </w:p>
    <w:p w14:paraId="42A4A46C">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质保与运维：提供三年的免费质保服务，包括分级故障响应、定期系统巡检、缺陷修复、数据备份恢复及内部技术团队培训，保障系统长期可靠运行。</w:t>
      </w:r>
    </w:p>
    <w:p w14:paraId="76EC40E9">
      <w:pPr>
        <w:pStyle w:val="5"/>
        <w:keepNext/>
        <w:keepLines/>
        <w:pageBreakBefore w:val="0"/>
        <w:numPr>
          <w:ilvl w:val="0"/>
          <w:numId w:val="3"/>
        </w:numPr>
        <w:shd w:val="clear" w:color="auto" w:fill="auto"/>
        <w:kinsoku/>
        <w:wordWrap/>
        <w:overflowPunct/>
        <w:topLinePunct w:val="0"/>
        <w:autoSpaceDE/>
        <w:autoSpaceDN/>
        <w:bidi w:val="0"/>
        <w:adjustRightInd/>
        <w:snapToGrid/>
        <w:spacing w:line="560" w:lineRule="exact"/>
        <w:textAlignment w:val="auto"/>
        <w:rPr>
          <w:rFonts w:hint="eastAsia" w:ascii="方正楷体简体" w:hAnsi="方正楷体简体" w:eastAsia="方正楷体简体" w:cs="方正楷体简体"/>
          <w:color w:val="auto"/>
          <w:highlight w:val="none"/>
          <w:lang w:val="en-US" w:eastAsia="zh-CN"/>
        </w:rPr>
      </w:pPr>
      <w:r>
        <w:rPr>
          <w:rFonts w:hint="eastAsia" w:ascii="方正楷体简体" w:hAnsi="方正楷体简体" w:cs="方正楷体简体"/>
          <w:color w:val="auto"/>
          <w:highlight w:val="none"/>
          <w:lang w:val="en-US" w:eastAsia="zh-CN"/>
        </w:rPr>
        <w:t>技术服务标准</w:t>
      </w:r>
    </w:p>
    <w:p w14:paraId="554029F6">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操作日志完整保留且不可更改；支持</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模拟</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多个</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边缘代理的统一配置下发与日志汇聚。</w:t>
      </w:r>
    </w:p>
    <w:p w14:paraId="5FB071A1">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覆盖</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多</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种型号设备的物模型定义；</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支持</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数据质量校验规则</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全部启用并可配置。</w:t>
      </w:r>
    </w:p>
    <w:p w14:paraId="29E31C65">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提供断网本地缓存及网络恢复后的自动补传能力。</w:t>
      </w:r>
    </w:p>
    <w:p w14:paraId="08341227">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在模拟全油田设备500万测点规模下，聚合查询响应时间不超过3秒；提供RESTAPI、MQTT、WebSocket三类标准数据接口；所有操作日志完整保留且不可更改。</w:t>
      </w:r>
    </w:p>
    <w:p w14:paraId="2E9ED660">
      <w:pPr>
        <w:pStyle w:val="20"/>
        <w:keepNext w:val="0"/>
        <w:keepLines w:val="0"/>
        <w:pageBreakBefore w:val="0"/>
        <w:widowControl/>
        <w:suppressLineNumbers w:val="0"/>
        <w:shd w:val="clear" w:fill="auto"/>
        <w:kinsoku/>
        <w:wordWrap/>
        <w:overflowPunct/>
        <w:topLinePunct w:val="0"/>
        <w:autoSpaceDE/>
        <w:autoSpaceDN/>
        <w:bidi w:val="0"/>
        <w:adjustRightInd/>
        <w:snapToGrid/>
        <w:spacing w:before="100" w:beforeAutospacing="0" w:after="100" w:afterAutospacing="0" w:line="560" w:lineRule="exact"/>
        <w:ind w:left="0" w:right="0" w:firstLine="0"/>
        <w:textAlignment w:val="auto"/>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pP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支持</w:t>
      </w:r>
      <w:r>
        <w:rPr>
          <w:rFonts w:hint="eastAsia" w:ascii="方正仿宋简体" w:hAnsi="方正仿宋简体" w:cs="方正仿宋简体"/>
          <w:i w:val="0"/>
          <w:iCs w:val="0"/>
          <w:caps w:val="0"/>
          <w:strike w:val="0"/>
          <w:color w:val="auto"/>
          <w:spacing w:val="0"/>
          <w:kern w:val="2"/>
          <w:sz w:val="32"/>
          <w:szCs w:val="21"/>
          <w:highlight w:val="none"/>
          <w:shd w:val="clear" w:color="auto" w:fill="auto"/>
          <w:lang w:eastAsia="zh-CN"/>
        </w:rPr>
        <w:t>数据</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下钻；自动生成日/周/月报。</w:t>
      </w:r>
    </w:p>
    <w:p w14:paraId="4E2EC15E">
      <w:pPr>
        <w:pageBreakBefore w:val="0"/>
        <w:kinsoku/>
        <w:wordWrap/>
        <w:overflowPunct/>
        <w:topLinePunct w:val="0"/>
        <w:autoSpaceDE/>
        <w:autoSpaceDN/>
        <w:bidi w:val="0"/>
        <w:adjustRightInd/>
        <w:snapToGrid/>
        <w:spacing w:line="560" w:lineRule="exact"/>
        <w:textAlignment w:val="auto"/>
        <w:rPr>
          <w:rFonts w:hint="eastAsia" w:ascii="Times New Roman" w:hAnsi="Times New Roman" w:eastAsia="方正楷体简体" w:cs="Times New Roman"/>
          <w:color w:val="auto"/>
          <w:highlight w:val="none"/>
          <w:lang w:val="en-US" w:eastAsia="zh-CN"/>
        </w:rPr>
      </w:pP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模拟</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个作业区从单区上线到全线并网的全过程</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系统压力测试</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；单节点支持5万以上并发连接；连续稳定运行</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1</w:t>
      </w:r>
      <w:r>
        <w:rPr>
          <w:rFonts w:hint="eastAsia" w:ascii="方正仿宋简体" w:hAnsi="方正仿宋简体" w:cs="方正仿宋简体"/>
          <w:i w:val="0"/>
          <w:iCs w:val="0"/>
          <w:caps w:val="0"/>
          <w:color w:val="auto"/>
          <w:spacing w:val="0"/>
          <w:kern w:val="2"/>
          <w:sz w:val="32"/>
          <w:szCs w:val="21"/>
          <w:highlight w:val="none"/>
          <w:shd w:val="clear" w:color="auto" w:fill="auto"/>
          <w:lang w:val="en-US" w:eastAsia="zh-CN"/>
        </w:rPr>
        <w:t>5日</w:t>
      </w:r>
      <w:r>
        <w:rPr>
          <w:rFonts w:hint="eastAsia" w:ascii="方正仿宋简体" w:hAnsi="方正仿宋简体" w:cs="方正仿宋简体"/>
          <w:i w:val="0"/>
          <w:iCs w:val="0"/>
          <w:caps w:val="0"/>
          <w:color w:val="auto"/>
          <w:spacing w:val="0"/>
          <w:kern w:val="2"/>
          <w:sz w:val="32"/>
          <w:szCs w:val="21"/>
          <w:highlight w:val="none"/>
          <w:shd w:val="clear" w:color="auto" w:fill="auto"/>
          <w:lang w:eastAsia="zh-CN"/>
        </w:rPr>
        <w:t>，可</w:t>
      </w:r>
      <w:r>
        <w:rPr>
          <w:rFonts w:hint="eastAsia" w:ascii="方正仿宋简体" w:hAnsi="方正仿宋简体" w:eastAsia="方正仿宋简体" w:cs="方正仿宋简体"/>
          <w:i w:val="0"/>
          <w:iCs w:val="0"/>
          <w:caps w:val="0"/>
          <w:color w:val="auto"/>
          <w:spacing w:val="0"/>
          <w:kern w:val="2"/>
          <w:sz w:val="32"/>
          <w:szCs w:val="21"/>
          <w:highlight w:val="none"/>
          <w:shd w:val="clear" w:color="auto" w:fill="auto"/>
        </w:rPr>
        <w:t>生成压测报告。</w:t>
      </w:r>
    </w:p>
    <w:p w14:paraId="6EAC6BE0">
      <w:pPr>
        <w:pStyle w:val="4"/>
        <w:pageBreakBefore w:val="0"/>
        <w:widowControl/>
        <w:numPr>
          <w:ilvl w:val="0"/>
          <w:numId w:val="2"/>
        </w:numPr>
        <w:shd w:val="clear" w:color="auto" w:fill="auto"/>
        <w:kinsoku/>
        <w:wordWrap/>
        <w:overflowPunct/>
        <w:topLinePunct w:val="0"/>
        <w:autoSpaceDE/>
        <w:autoSpaceDN/>
        <w:bidi w:val="0"/>
        <w:adjustRightInd/>
        <w:snapToGrid/>
        <w:spacing w:after="0" w:line="560" w:lineRule="exact"/>
        <w:jc w:val="left"/>
        <w:textAlignment w:val="auto"/>
        <w:rPr>
          <w:ins w:id="217" w:author="David huo" w:date="2026-08-04T01:26:40Z"/>
          <w:rFonts w:hint="eastAsia" w:ascii="方正黑体简体" w:hAnsi="方正黑体简体" w:eastAsia="方正黑体简体" w:cs="方正黑体简体"/>
          <w:bCs w:val="0"/>
          <w:color w:val="auto"/>
          <w:szCs w:val="21"/>
          <w:highlight w:val="none"/>
          <w:lang w:val="en-US" w:eastAsia="zh-CN" w:bidi="ar-SA"/>
        </w:rPr>
      </w:pPr>
      <w:r>
        <w:rPr>
          <w:rFonts w:hint="eastAsia" w:ascii="方正黑体简体" w:hAnsi="方正黑体简体" w:eastAsia="方正黑体简体" w:cs="方正黑体简体"/>
          <w:bCs w:val="0"/>
          <w:color w:val="auto"/>
          <w:szCs w:val="21"/>
          <w:highlight w:val="none"/>
          <w:lang w:val="en-US" w:eastAsia="zh-CN" w:bidi="ar-SA"/>
        </w:rPr>
        <w:t>应用范围和运维安排</w:t>
      </w:r>
    </w:p>
    <w:p w14:paraId="67EDE238">
      <w:pPr>
        <w:rPr>
          <w:rFonts w:hint="eastAsia"/>
          <w:lang w:val="en-US" w:eastAsia="zh-CN"/>
        </w:rPr>
        <w:pPrChange w:id="218" w:author="David huo" w:date="2026-08-04T01:26:55Z">
          <w:pPr/>
        </w:pPrChange>
      </w:pPr>
      <w:ins w:id="219" w:author="David huo" w:date="2026-08-04T01:28:06Z">
        <w:r>
          <w:rPr>
            <w:rFonts w:hint="eastAsia"/>
          </w:rPr>
          <w:t>综上所述，本项目在应用范围上实现了从单一油气生产向新能源、工程技术等新兴领域的有效延伸，在运维安排上构建了覆盖系统监控、故障响应、版本升级及应急预案的全过程保障体系，确保了平台上线后的长效稳定运行。然而，技术方案的先进性与运维体系的完备性，最终需通过合理的经济投入来实现其落地价值。为此，在充分论证技术路线与运维模式的基础上，我们结合油田实际规模与业务需求，对各服务模块的工作量、资源消耗及实施难度进行了精细化测算。以下将本着“功能匹配、价格合理、效益优先”的原则，从技术服务费用明细、资金预算构成及付款进度安排三个方面，对本项目的投资估算与价格方案进行系统说明。</w:t>
        </w:r>
      </w:ins>
    </w:p>
    <w:p w14:paraId="1DB807CD">
      <w:pPr>
        <w:pStyle w:val="5"/>
        <w:keepNext/>
        <w:keepLines/>
        <w:pageBreakBefore w:val="0"/>
        <w:widowControl w:val="0"/>
        <w:numPr>
          <w:ilvl w:val="0"/>
          <w:numId w:val="4"/>
        </w:numPr>
        <w:shd w:val="clear" w:color="auto" w:fill="auto"/>
        <w:kinsoku/>
        <w:wordWrap/>
        <w:overflowPunct/>
        <w:topLinePunct w:val="0"/>
        <w:autoSpaceDE/>
        <w:autoSpaceDN/>
        <w:bidi w:val="0"/>
        <w:adjustRightInd/>
        <w:snapToGrid/>
        <w:spacing w:after="0" w:line="560" w:lineRule="exact"/>
        <w:textAlignment w:val="auto"/>
        <w:rPr>
          <w:rFonts w:hint="eastAsia"/>
          <w:color w:val="auto"/>
          <w:highlight w:val="none"/>
          <w:lang w:val="en-US" w:eastAsia="zh-CN"/>
        </w:rPr>
      </w:pPr>
      <w:r>
        <w:rPr>
          <w:rFonts w:hint="eastAsia" w:ascii="方正楷体简体" w:hAnsi="方正楷体简体" w:cs="方正楷体简体"/>
          <w:color w:val="auto"/>
          <w:sz w:val="32"/>
          <w:szCs w:val="28"/>
          <w:highlight w:val="none"/>
          <w:lang w:val="en-US" w:eastAsia="zh-CN"/>
        </w:rPr>
        <w:t>应用范围</w:t>
      </w:r>
    </w:p>
    <w:p w14:paraId="00551C6E">
      <w:pPr>
        <w:pageBreakBefore w:val="0"/>
        <w:kinsoku/>
        <w:wordWrap/>
        <w:overflowPunct/>
        <w:topLinePunct w:val="0"/>
        <w:autoSpaceDE/>
        <w:autoSpaceDN/>
        <w:bidi w:val="0"/>
        <w:adjustRightInd/>
        <w:snapToGrid/>
        <w:spacing w:line="560" w:lineRule="exact"/>
        <w:textAlignment w:val="auto"/>
        <w:rPr>
          <w:ins w:id="220" w:author="David huo" w:date="2026-08-04T01:12:57Z"/>
          <w:rFonts w:hint="eastAsia" w:eastAsia="方正仿宋简体"/>
          <w:color w:val="auto"/>
          <w:highlight w:val="none"/>
          <w:lang w:eastAsia="zh-CN"/>
        </w:rPr>
      </w:pPr>
      <w:r>
        <w:rPr>
          <w:rFonts w:hint="eastAsia"/>
          <w:color w:val="auto"/>
          <w:highlight w:val="none"/>
        </w:rPr>
        <w:t>本项目完成建设后，可形成标准化时序数据采集体系，全面支撑大庆油田各采油厂时序数据统一采集、接入与归集工作，</w:t>
      </w:r>
      <w:ins w:id="221" w:author="David huo" w:date="2026-08-04T01:12:57Z">
        <w:r>
          <w:rPr>
            <w:rFonts w:hint="eastAsia"/>
            <w:color w:val="auto"/>
            <w:highlight w:val="none"/>
          </w:rPr>
          <w:t>还可横向延伸适配工程技术、新能源、安全环保等多业务领域时序数据接入需求，为</w:t>
        </w:r>
      </w:ins>
      <w:ins w:id="222" w:author="David huo" w:date="2026-08-04T01:12:57Z">
        <w:r>
          <w:rPr>
            <w:rFonts w:hint="eastAsia"/>
            <w:color w:val="auto"/>
            <w:highlight w:val="none"/>
            <w:lang w:val="en-US" w:eastAsia="zh-CN"/>
          </w:rPr>
          <w:t>未来服务面向</w:t>
        </w:r>
      </w:ins>
      <w:ins w:id="223" w:author="David huo" w:date="2026-08-04T01:12:57Z">
        <w:r>
          <w:rPr>
            <w:rFonts w:hint="eastAsia"/>
            <w:color w:val="auto"/>
            <w:highlight w:val="none"/>
          </w:rPr>
          <w:t>油田提供成熟可靠的时序数据技术底座。</w:t>
        </w:r>
      </w:ins>
      <w:bookmarkStart w:id="0" w:name="_GoBack"/>
      <w:bookmarkEnd w:id="0"/>
    </w:p>
    <w:p w14:paraId="75D67FFD">
      <w:pPr>
        <w:pStyle w:val="5"/>
        <w:keepNext/>
        <w:keepLines/>
        <w:pageBreakBefore w:val="0"/>
        <w:widowControl w:val="0"/>
        <w:numPr>
          <w:ilvl w:val="0"/>
          <w:numId w:val="4"/>
        </w:numPr>
        <w:shd w:val="clear" w:color="auto" w:fill="auto"/>
        <w:kinsoku/>
        <w:wordWrap/>
        <w:overflowPunct/>
        <w:topLinePunct w:val="0"/>
        <w:autoSpaceDE/>
        <w:autoSpaceDN/>
        <w:bidi w:val="0"/>
        <w:adjustRightInd/>
        <w:snapToGrid/>
        <w:spacing w:after="0" w:line="560" w:lineRule="exact"/>
        <w:textAlignment w:val="auto"/>
        <w:rPr>
          <w:rFonts w:hint="eastAsia"/>
          <w:color w:val="auto"/>
          <w:highlight w:val="none"/>
          <w:lang w:val="en-US" w:eastAsia="zh-CN"/>
        </w:rPr>
      </w:pPr>
      <w:r>
        <w:rPr>
          <w:rFonts w:hint="eastAsia" w:ascii="方正楷体简体" w:hAnsi="方正楷体简体" w:cs="方正楷体简体"/>
          <w:color w:val="auto"/>
          <w:sz w:val="32"/>
          <w:szCs w:val="28"/>
          <w:highlight w:val="none"/>
          <w:lang w:val="en-US" w:eastAsia="zh-CN"/>
        </w:rPr>
        <w:t>维保范围</w:t>
      </w:r>
    </w:p>
    <w:p w14:paraId="77D7F88C">
      <w:pPr>
        <w:pageBreakBefore w:val="0"/>
        <w:kinsoku/>
        <w:wordWrap/>
        <w:overflowPunct/>
        <w:topLinePunct w:val="0"/>
        <w:autoSpaceDE/>
        <w:autoSpaceDN/>
        <w:bidi w:val="0"/>
        <w:adjustRightInd/>
        <w:snapToGrid/>
        <w:spacing w:line="560" w:lineRule="exact"/>
        <w:textAlignment w:val="auto"/>
        <w:rPr>
          <w:rFonts w:hint="eastAsia"/>
          <w:color w:val="auto"/>
          <w:highlight w:val="none"/>
        </w:rPr>
      </w:pPr>
      <w:r>
        <w:rPr>
          <w:rFonts w:hint="eastAsia"/>
          <w:color w:val="auto"/>
          <w:highlight w:val="none"/>
        </w:rPr>
        <w:t>软件开发商提供自项目验收之日起</w:t>
      </w:r>
      <w:r>
        <w:rPr>
          <w:rFonts w:hint="eastAsia"/>
          <w:color w:val="auto"/>
          <w:highlight w:val="none"/>
          <w:lang w:val="en-US" w:eastAsia="zh-CN"/>
        </w:rPr>
        <w:t>3</w:t>
      </w:r>
      <w:r>
        <w:rPr>
          <w:rFonts w:hint="eastAsia"/>
          <w:color w:val="auto"/>
          <w:highlight w:val="none"/>
        </w:rPr>
        <w:t>年质保与技术支持，包括系统缺陷修复、信创环境适配调整、性能优化及技术咨询。质保期内提供7×24小时应急响应，重大故障</w:t>
      </w:r>
      <w:r>
        <w:rPr>
          <w:rFonts w:hint="eastAsia"/>
          <w:color w:val="auto"/>
          <w:highlight w:val="none"/>
          <w:lang w:val="en-US" w:eastAsia="zh-CN"/>
        </w:rPr>
        <w:t>5</w:t>
      </w:r>
      <w:r>
        <w:rPr>
          <w:rFonts w:hint="eastAsia"/>
          <w:color w:val="auto"/>
          <w:highlight w:val="none"/>
        </w:rPr>
        <w:t>小时内到场处理，一般问题24小时内解决。</w:t>
      </w:r>
    </w:p>
    <w:p w14:paraId="2CBAB64E">
      <w:pPr>
        <w:pStyle w:val="5"/>
        <w:keepNext/>
        <w:keepLines/>
        <w:pageBreakBefore w:val="0"/>
        <w:widowControl w:val="0"/>
        <w:numPr>
          <w:ilvl w:val="0"/>
          <w:numId w:val="4"/>
        </w:numPr>
        <w:shd w:val="clear" w:color="auto" w:fill="auto"/>
        <w:kinsoku/>
        <w:wordWrap/>
        <w:overflowPunct/>
        <w:topLinePunct w:val="0"/>
        <w:autoSpaceDE/>
        <w:autoSpaceDN/>
        <w:bidi w:val="0"/>
        <w:adjustRightInd/>
        <w:snapToGrid/>
        <w:spacing w:after="0" w:line="560" w:lineRule="exact"/>
        <w:textAlignment w:val="auto"/>
        <w:rPr>
          <w:rFonts w:hint="eastAsia" w:ascii="方正楷体简体" w:hAnsi="方正楷体简体" w:cs="方正楷体简体"/>
          <w:color w:val="auto"/>
          <w:sz w:val="32"/>
          <w:szCs w:val="28"/>
          <w:highlight w:val="none"/>
          <w:lang w:val="en-US" w:eastAsia="zh-CN"/>
        </w:rPr>
      </w:pPr>
      <w:r>
        <w:rPr>
          <w:rFonts w:hint="eastAsia" w:ascii="方正楷体简体" w:hAnsi="方正楷体简体" w:cs="方正楷体简体"/>
          <w:color w:val="auto"/>
          <w:sz w:val="32"/>
          <w:szCs w:val="28"/>
          <w:highlight w:val="none"/>
          <w:lang w:val="en-US" w:eastAsia="zh-CN"/>
        </w:rPr>
        <w:t>后续运维</w:t>
      </w:r>
    </w:p>
    <w:p w14:paraId="398CFEB3">
      <w:pPr>
        <w:pageBreakBefore w:val="0"/>
        <w:kinsoku/>
        <w:wordWrap/>
        <w:overflowPunct/>
        <w:topLinePunct w:val="0"/>
        <w:autoSpaceDE/>
        <w:autoSpaceDN/>
        <w:bidi w:val="0"/>
        <w:adjustRightInd/>
        <w:snapToGrid/>
        <w:spacing w:line="560" w:lineRule="exact"/>
        <w:textAlignment w:val="auto"/>
        <w:rPr>
          <w:rFonts w:hint="eastAsia"/>
          <w:color w:val="auto"/>
          <w:highlight w:val="none"/>
        </w:rPr>
      </w:pPr>
      <w:r>
        <w:rPr>
          <w:rFonts w:hint="eastAsia"/>
          <w:color w:val="auto"/>
          <w:highlight w:val="none"/>
        </w:rPr>
        <w:t>系统上线后，</w:t>
      </w:r>
      <w:ins w:id="224" w:author="David huo" w:date="2026-08-04T00:51:52Z">
        <w:r>
          <w:rPr>
            <w:rFonts w:hint="eastAsia"/>
            <w:color w:val="auto"/>
            <w:highlight w:val="none"/>
            <w:lang w:val="en-US" w:eastAsia="zh-CN"/>
          </w:rPr>
          <w:t>在</w:t>
        </w:r>
      </w:ins>
      <w:ins w:id="225" w:author="David huo" w:date="2026-08-04T00:52:24Z">
        <w:r>
          <w:rPr>
            <w:rFonts w:hint="eastAsia"/>
            <w:color w:val="auto"/>
            <w:highlight w:val="none"/>
            <w:lang w:val="en-US" w:eastAsia="zh-CN"/>
          </w:rPr>
          <w:t>本系统</w:t>
        </w:r>
      </w:ins>
      <w:ins w:id="226" w:author="David huo" w:date="2026-08-04T00:51:52Z">
        <w:r>
          <w:rPr>
            <w:rFonts w:hint="eastAsia"/>
            <w:color w:val="auto"/>
            <w:highlight w:val="none"/>
            <w:lang w:val="en-US" w:eastAsia="zh-CN"/>
          </w:rPr>
          <w:t>3</w:t>
        </w:r>
      </w:ins>
      <w:ins w:id="227" w:author="David huo" w:date="2026-08-04T00:51:54Z">
        <w:r>
          <w:rPr>
            <w:rFonts w:hint="eastAsia"/>
            <w:color w:val="auto"/>
            <w:highlight w:val="none"/>
            <w:lang w:val="en-US" w:eastAsia="zh-CN"/>
          </w:rPr>
          <w:t>年的</w:t>
        </w:r>
      </w:ins>
      <w:ins w:id="228" w:author="David huo" w:date="2026-08-04T00:51:55Z">
        <w:r>
          <w:rPr>
            <w:rFonts w:hint="eastAsia"/>
            <w:color w:val="auto"/>
            <w:highlight w:val="none"/>
            <w:lang w:val="en-US" w:eastAsia="zh-CN"/>
          </w:rPr>
          <w:t>维保</w:t>
        </w:r>
      </w:ins>
      <w:ins w:id="229" w:author="David huo" w:date="2026-08-04T00:51:56Z">
        <w:r>
          <w:rPr>
            <w:rFonts w:hint="eastAsia"/>
            <w:color w:val="auto"/>
            <w:highlight w:val="none"/>
            <w:lang w:val="en-US" w:eastAsia="zh-CN"/>
          </w:rPr>
          <w:t>期</w:t>
        </w:r>
      </w:ins>
      <w:ins w:id="230" w:author="David huo" w:date="2026-08-04T00:52:06Z">
        <w:r>
          <w:rPr>
            <w:rFonts w:hint="eastAsia"/>
            <w:color w:val="auto"/>
            <w:highlight w:val="none"/>
            <w:lang w:val="en-US" w:eastAsia="zh-CN"/>
          </w:rPr>
          <w:t>满</w:t>
        </w:r>
      </w:ins>
      <w:ins w:id="231" w:author="David huo" w:date="2026-08-04T00:52:07Z">
        <w:r>
          <w:rPr>
            <w:rFonts w:hint="eastAsia"/>
            <w:color w:val="auto"/>
            <w:highlight w:val="none"/>
            <w:lang w:val="en-US" w:eastAsia="zh-CN"/>
          </w:rPr>
          <w:t>后，</w:t>
        </w:r>
      </w:ins>
      <w:ins w:id="232" w:author="David huo" w:date="2026-08-04T00:52:10Z">
        <w:r>
          <w:rPr>
            <w:rFonts w:hint="eastAsia"/>
            <w:color w:val="auto"/>
            <w:highlight w:val="none"/>
            <w:lang w:val="en-US" w:eastAsia="zh-CN"/>
          </w:rPr>
          <w:t>系统的</w:t>
        </w:r>
      </w:ins>
      <w:r>
        <w:rPr>
          <w:rFonts w:hint="eastAsia"/>
          <w:color w:val="auto"/>
          <w:highlight w:val="none"/>
        </w:rPr>
        <w:t>日常运维</w:t>
      </w:r>
      <w:ins w:id="233" w:author="David huo" w:date="2026-08-04T00:52:17Z">
        <w:r>
          <w:rPr>
            <w:rFonts w:hint="eastAsia"/>
            <w:color w:val="auto"/>
            <w:highlight w:val="none"/>
            <w:lang w:val="en-US" w:eastAsia="zh-CN"/>
          </w:rPr>
          <w:t>交</w:t>
        </w:r>
      </w:ins>
      <w:r>
        <w:rPr>
          <w:rFonts w:hint="eastAsia"/>
          <w:color w:val="auto"/>
          <w:highlight w:val="none"/>
        </w:rPr>
        <w:t>由数智技术公司承担（内部自维），负责系统部署、巡检、数据备份恢复、用户权限管理及常见故障处理。提供必要的技术支持和人员培训，确保运维团队具备独立运维能力。</w:t>
      </w:r>
    </w:p>
    <w:p w14:paraId="46EBC781">
      <w:pPr>
        <w:pStyle w:val="4"/>
        <w:pageBreakBefore w:val="0"/>
        <w:widowControl/>
        <w:numPr>
          <w:ilvl w:val="0"/>
          <w:numId w:val="0"/>
        </w:numPr>
        <w:kinsoku/>
        <w:wordWrap/>
        <w:overflowPunct/>
        <w:topLinePunct w:val="0"/>
        <w:autoSpaceDE/>
        <w:autoSpaceDN/>
        <w:bidi w:val="0"/>
        <w:adjustRightInd/>
        <w:snapToGrid/>
        <w:spacing w:after="0" w:line="560" w:lineRule="exact"/>
        <w:jc w:val="left"/>
        <w:textAlignment w:val="auto"/>
        <w:rPr>
          <w:rFonts w:hint="eastAsia" w:ascii="方正黑体简体" w:hAnsi="方正黑体简体" w:cs="方正黑体简体"/>
          <w:color w:val="auto"/>
          <w:szCs w:val="21"/>
          <w:highlight w:val="none"/>
          <w:lang w:val="en-US" w:eastAsia="zh-CN" w:bidi="ar-SA"/>
        </w:rPr>
      </w:pPr>
      <w:r>
        <w:rPr>
          <w:rFonts w:hint="eastAsia" w:ascii="方正黑体简体" w:hAnsi="方正黑体简体" w:cs="方正黑体简体"/>
          <w:color w:val="auto"/>
          <w:szCs w:val="21"/>
          <w:highlight w:val="none"/>
          <w:lang w:val="en-US" w:eastAsia="zh-CN" w:bidi="ar-SA"/>
        </w:rPr>
        <w:t>五、预计费用及有关说明</w:t>
      </w:r>
    </w:p>
    <w:p w14:paraId="7ECC584C">
      <w:pPr>
        <w:pageBreakBefore w:val="0"/>
        <w:kinsoku/>
        <w:wordWrap/>
        <w:overflowPunct/>
        <w:topLinePunct w:val="0"/>
        <w:autoSpaceDE/>
        <w:autoSpaceDN/>
        <w:bidi w:val="0"/>
        <w:adjustRightInd/>
        <w:snapToGrid/>
        <w:spacing w:line="560" w:lineRule="exact"/>
        <w:ind w:firstLine="320" w:firstLineChars="100"/>
        <w:textAlignment w:val="auto"/>
        <w:rPr>
          <w:rFonts w:hint="default"/>
          <w:color w:val="auto"/>
          <w:highlight w:val="none"/>
          <w:lang w:val="en-US" w:eastAsia="zh-CN"/>
        </w:rPr>
      </w:pPr>
      <w:r>
        <w:rPr>
          <w:rFonts w:hint="eastAsia"/>
          <w:color w:val="auto"/>
          <w:highlight w:val="none"/>
          <w:lang w:val="zh-CN" w:eastAsia="zh-CN"/>
        </w:rPr>
        <w:t>《时序数据采集管理技术服务》预计费用为</w:t>
      </w:r>
      <w:r>
        <w:rPr>
          <w:rFonts w:hint="eastAsia"/>
          <w:color w:val="auto"/>
          <w:highlight w:val="none"/>
          <w:lang w:val="en-US" w:eastAsia="zh-CN"/>
        </w:rPr>
        <w:t>不含税684万元，含税总金额725.04</w:t>
      </w:r>
      <w:r>
        <w:rPr>
          <w:rFonts w:hint="eastAsia"/>
          <w:color w:val="auto"/>
          <w:highlight w:val="none"/>
          <w:lang w:val="zh-CN" w:eastAsia="zh-CN"/>
        </w:rPr>
        <w:t>万元（</w:t>
      </w:r>
      <w:r>
        <w:rPr>
          <w:rFonts w:hint="eastAsia"/>
          <w:color w:val="auto"/>
          <w:highlight w:val="none"/>
          <w:lang w:val="en-US" w:eastAsia="zh-CN"/>
        </w:rPr>
        <w:t>含税税率6%</w:t>
      </w:r>
      <w:r>
        <w:rPr>
          <w:rFonts w:hint="eastAsia"/>
          <w:color w:val="auto"/>
          <w:highlight w:val="none"/>
          <w:lang w:val="zh-CN" w:eastAsia="zh-CN"/>
        </w:rPr>
        <w:t>）。</w:t>
      </w:r>
      <w:r>
        <w:rPr>
          <w:rFonts w:hint="eastAsia"/>
          <w:color w:val="auto"/>
          <w:highlight w:val="none"/>
          <w:lang w:val="en-US" w:eastAsia="zh-CN"/>
        </w:rPr>
        <w:t>本项目在2026年11月30日之前完成交付.</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7"/>
        <w:gridCol w:w="1821"/>
        <w:gridCol w:w="1640"/>
        <w:gridCol w:w="1580"/>
        <w:gridCol w:w="1580"/>
        <w:gridCol w:w="1364"/>
      </w:tblGrid>
      <w:tr w14:paraId="28769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36B35B8B">
            <w:pPr>
              <w:pStyle w:val="3"/>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软件定制开发费用估算</w:t>
            </w:r>
          </w:p>
        </w:tc>
      </w:tr>
      <w:tr w14:paraId="769BA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44E6A3AA">
            <w:pPr>
              <w:pStyle w:val="3"/>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项目名称：时序数据采集管理技术服务</w:t>
            </w:r>
          </w:p>
        </w:tc>
      </w:tr>
      <w:tr w14:paraId="11F6F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4E095C3E">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功能点计数</w:t>
            </w:r>
          </w:p>
        </w:tc>
      </w:tr>
      <w:tr w14:paraId="1B67F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3778648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功能点计数项（个）</w:t>
            </w: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63A7DA8D">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内部逻辑文件</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592D216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外部接口文件</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142CE2E9">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外部输入</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5B90F81F">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外部输出</w:t>
            </w:r>
          </w:p>
        </w:tc>
        <w:tc>
          <w:tcPr>
            <w:tcW w:w="1364" w:type="dxa"/>
            <w:tcBorders>
              <w:top w:val="single" w:color="000000" w:sz="4" w:space="0"/>
              <w:left w:val="single" w:color="000000" w:sz="4" w:space="0"/>
              <w:bottom w:val="single" w:color="000000" w:sz="4" w:space="0"/>
              <w:right w:val="single" w:color="000000" w:sz="4" w:space="0"/>
            </w:tcBorders>
            <w:noWrap w:val="0"/>
            <w:vAlign w:val="center"/>
          </w:tcPr>
          <w:p w14:paraId="573074AC">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外部查询</w:t>
            </w:r>
          </w:p>
        </w:tc>
      </w:tr>
      <w:tr w14:paraId="40324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16AE7637">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56880DAF">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（ILF）</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35A32886">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（EIF）</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3EF870D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（EI）</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48158C1C">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（EO）</w:t>
            </w:r>
          </w:p>
        </w:tc>
        <w:tc>
          <w:tcPr>
            <w:tcW w:w="1364" w:type="dxa"/>
            <w:tcBorders>
              <w:top w:val="single" w:color="000000" w:sz="4" w:space="0"/>
              <w:left w:val="single" w:color="000000" w:sz="4" w:space="0"/>
              <w:bottom w:val="single" w:color="000000" w:sz="4" w:space="0"/>
              <w:right w:val="single" w:color="000000" w:sz="4" w:space="0"/>
            </w:tcBorders>
            <w:noWrap w:val="0"/>
            <w:vAlign w:val="center"/>
          </w:tcPr>
          <w:p w14:paraId="1FCF8A64">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（EQ）</w:t>
            </w:r>
          </w:p>
        </w:tc>
      </w:tr>
      <w:tr w14:paraId="6DFD0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4B386F37">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1821" w:type="dxa"/>
            <w:tcBorders>
              <w:top w:val="single" w:color="000000" w:sz="4" w:space="0"/>
              <w:left w:val="single" w:color="000000" w:sz="4" w:space="0"/>
              <w:bottom w:val="single" w:color="000000" w:sz="4" w:space="0"/>
              <w:right w:val="single" w:color="000000" w:sz="4" w:space="0"/>
            </w:tcBorders>
            <w:noWrap w:val="0"/>
            <w:vAlign w:val="center"/>
          </w:tcPr>
          <w:p w14:paraId="32B66262">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125</w:t>
            </w:r>
          </w:p>
        </w:tc>
        <w:tc>
          <w:tcPr>
            <w:tcW w:w="1640" w:type="dxa"/>
            <w:tcBorders>
              <w:top w:val="single" w:color="000000" w:sz="4" w:space="0"/>
              <w:left w:val="single" w:color="000000" w:sz="4" w:space="0"/>
              <w:bottom w:val="single" w:color="000000" w:sz="4" w:space="0"/>
              <w:right w:val="single" w:color="000000" w:sz="4" w:space="0"/>
            </w:tcBorders>
            <w:noWrap w:val="0"/>
            <w:vAlign w:val="center"/>
          </w:tcPr>
          <w:p w14:paraId="36F737E4">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5</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07F6E917">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497</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14:paraId="2F2F19E4">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63</w:t>
            </w:r>
          </w:p>
        </w:tc>
        <w:tc>
          <w:tcPr>
            <w:tcW w:w="1364" w:type="dxa"/>
            <w:tcBorders>
              <w:top w:val="single" w:color="000000" w:sz="4" w:space="0"/>
              <w:left w:val="single" w:color="000000" w:sz="4" w:space="0"/>
              <w:bottom w:val="single" w:color="000000" w:sz="4" w:space="0"/>
              <w:right w:val="single" w:color="000000" w:sz="4" w:space="0"/>
            </w:tcBorders>
            <w:noWrap w:val="0"/>
            <w:vAlign w:val="center"/>
          </w:tcPr>
          <w:p w14:paraId="5EF06C1F">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default" w:ascii="宋体" w:hAnsi="宋体" w:eastAsia="宋体" w:cs="宋体"/>
                <w:b w:val="0"/>
                <w:bCs/>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152</w:t>
            </w:r>
          </w:p>
        </w:tc>
      </w:tr>
      <w:tr w14:paraId="76637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6C1ECC5A">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未调整功能点数（功能点）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7C92D7F2">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0066A599">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计算公式</w:t>
            </w:r>
          </w:p>
        </w:tc>
      </w:tr>
      <w:tr w14:paraId="2642A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D8E236">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76DDAC88">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4196</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3DE09F23">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估算功能点法：10×ILF+7×EIF+4×EI+5×EO+4×EQ</w:t>
            </w:r>
          </w:p>
        </w:tc>
      </w:tr>
      <w:tr w14:paraId="2FAC5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5C22685B">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修改类型和复用程度调整</w:t>
            </w:r>
          </w:p>
        </w:tc>
      </w:tr>
      <w:tr w14:paraId="715A2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72A628BF">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未调整软件规模（功能点）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7D8EC9C">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642D2EFC">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计算公式</w:t>
            </w:r>
          </w:p>
        </w:tc>
      </w:tr>
      <w:tr w14:paraId="39DF5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4FEAFB8">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B51D1EC">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3296.57</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0CCE86A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未调整功能点数×修改类型调整因子×复用程度调整因子</w:t>
            </w:r>
          </w:p>
        </w:tc>
      </w:tr>
      <w:tr w14:paraId="3EA2D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7141C996">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规模调整</w:t>
            </w:r>
          </w:p>
        </w:tc>
      </w:tr>
      <w:tr w14:paraId="38AE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14:paraId="07D54477">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规模变更因子</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023C3A80">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val="0"/>
                <w:bCs/>
                <w:i w:val="0"/>
                <w:iCs w:val="0"/>
                <w:color w:val="auto"/>
                <w:kern w:val="2"/>
                <w:sz w:val="24"/>
                <w:szCs w:val="24"/>
                <w:highlight w:val="none"/>
                <w:u w:val="none"/>
              </w:rPr>
            </w:pPr>
            <w:r>
              <w:rPr>
                <w:rFonts w:hint="eastAsia" w:ascii="宋体" w:hAnsi="宋体" w:eastAsia="宋体" w:cs="宋体"/>
                <w:b w:val="0"/>
                <w:bCs/>
                <w:i w:val="0"/>
                <w:iCs w:val="0"/>
                <w:color w:val="auto"/>
                <w:kern w:val="2"/>
                <w:sz w:val="24"/>
                <w:szCs w:val="24"/>
                <w:highlight w:val="none"/>
                <w:u w:val="none"/>
                <w:lang w:val="en-US" w:eastAsia="zh-CN" w:bidi="ar"/>
              </w:rPr>
              <w:t>1.21</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2FCB7740">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根据规模估算阶段取值</w:t>
            </w:r>
          </w:p>
        </w:tc>
      </w:tr>
      <w:tr w14:paraId="270E2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14:paraId="7FCF1545">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非功能性特征调整因子</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E24880A">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val="0"/>
                <w:bCs/>
                <w:i w:val="0"/>
                <w:iCs w:val="0"/>
                <w:color w:val="auto"/>
                <w:kern w:val="2"/>
                <w:sz w:val="24"/>
                <w:szCs w:val="24"/>
                <w:highlight w:val="none"/>
                <w:u w:val="none"/>
              </w:rPr>
            </w:pPr>
            <w:r>
              <w:rPr>
                <w:rFonts w:hint="eastAsia" w:ascii="宋体" w:hAnsi="宋体" w:eastAsia="宋体" w:cs="宋体"/>
                <w:b w:val="0"/>
                <w:bCs/>
                <w:i w:val="0"/>
                <w:iCs w:val="0"/>
                <w:color w:val="auto"/>
                <w:kern w:val="2"/>
                <w:sz w:val="24"/>
                <w:szCs w:val="24"/>
                <w:highlight w:val="none"/>
                <w:u w:val="none"/>
                <w:lang w:val="en-US" w:eastAsia="zh-CN" w:bidi="ar"/>
              </w:rPr>
              <w:t>1.025</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75C24DC3">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根据质量特性取值</w:t>
            </w:r>
          </w:p>
        </w:tc>
      </w:tr>
      <w:tr w14:paraId="59561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297DA53E">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软件规模（功能点）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67918D39">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4237598B">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计算公式</w:t>
            </w:r>
          </w:p>
        </w:tc>
      </w:tr>
      <w:tr w14:paraId="45E3A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C4DB0F">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A8B6886">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4088.57</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0C4A2CA7">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未调整软件规模×规模变更因子×非功能性特征调整因子</w:t>
            </w:r>
          </w:p>
        </w:tc>
      </w:tr>
      <w:tr w14:paraId="48039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942" w:type="dxa"/>
            <w:gridSpan w:val="6"/>
            <w:tcBorders>
              <w:top w:val="single" w:color="000000" w:sz="4" w:space="0"/>
              <w:left w:val="single" w:color="000000" w:sz="4" w:space="0"/>
              <w:bottom w:val="single" w:color="000000" w:sz="4" w:space="0"/>
              <w:right w:val="single" w:color="000000" w:sz="4" w:space="0"/>
            </w:tcBorders>
            <w:noWrap w:val="0"/>
            <w:vAlign w:val="center"/>
          </w:tcPr>
          <w:p w14:paraId="668CB044">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费用估算</w:t>
            </w:r>
          </w:p>
        </w:tc>
      </w:tr>
      <w:tr w14:paraId="3BF52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14:paraId="18126353">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开发功能点单价（元/功能点）</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1C16741A">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1773.33</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39C5CECC">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开发功能点单价</w:t>
            </w:r>
          </w:p>
        </w:tc>
      </w:tr>
      <w:tr w14:paraId="7479D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957" w:type="dxa"/>
            <w:tcBorders>
              <w:top w:val="single" w:color="000000" w:sz="4" w:space="0"/>
              <w:left w:val="single" w:color="000000" w:sz="4" w:space="0"/>
              <w:bottom w:val="single" w:color="000000" w:sz="4" w:space="0"/>
              <w:right w:val="single" w:color="000000" w:sz="4" w:space="0"/>
            </w:tcBorders>
            <w:noWrap w:val="0"/>
            <w:vAlign w:val="center"/>
          </w:tcPr>
          <w:p w14:paraId="2BFA7735">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业务类型调因子</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4B4927CD">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val="0"/>
                <w:bCs/>
                <w:i w:val="0"/>
                <w:iCs w:val="0"/>
                <w:color w:val="auto"/>
                <w:kern w:val="2"/>
                <w:sz w:val="24"/>
                <w:szCs w:val="24"/>
                <w:highlight w:val="none"/>
                <w:u w:val="none"/>
                <w:lang w:val="en-US" w:eastAsia="zh-CN" w:bidi="ar"/>
              </w:rPr>
              <w:t>1.00</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6D42623E">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根据业务类型取值</w:t>
            </w:r>
          </w:p>
        </w:tc>
      </w:tr>
      <w:tr w14:paraId="79C1A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957" w:type="dxa"/>
            <w:vMerge w:val="restart"/>
            <w:tcBorders>
              <w:top w:val="single" w:color="000000" w:sz="4" w:space="0"/>
              <w:left w:val="single" w:color="000000" w:sz="4" w:space="0"/>
              <w:bottom w:val="single" w:color="000000" w:sz="4" w:space="0"/>
              <w:right w:val="single" w:color="000000" w:sz="4" w:space="0"/>
            </w:tcBorders>
            <w:noWrap w:val="0"/>
            <w:vAlign w:val="center"/>
          </w:tcPr>
          <w:p w14:paraId="12CB5041">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软件定制开发费用</w:t>
            </w:r>
            <w:r>
              <w:rPr>
                <w:rFonts w:hint="eastAsia" w:ascii="宋体" w:hAnsi="宋体" w:eastAsia="宋体" w:cs="宋体"/>
                <w:b/>
                <w:bCs w:val="0"/>
                <w:i w:val="0"/>
                <w:iCs w:val="0"/>
                <w:color w:val="auto"/>
                <w:kern w:val="2"/>
                <w:sz w:val="24"/>
                <w:szCs w:val="24"/>
                <w:highlight w:val="none"/>
                <w:u w:val="none"/>
                <w:lang w:val="en-US" w:eastAsia="zh-CN" w:bidi="ar"/>
              </w:rPr>
              <w:br w:type="textWrapping"/>
            </w:r>
            <w:r>
              <w:rPr>
                <w:rFonts w:hint="eastAsia" w:ascii="宋体" w:hAnsi="宋体" w:eastAsia="宋体" w:cs="宋体"/>
                <w:b/>
                <w:bCs w:val="0"/>
                <w:i w:val="0"/>
                <w:iCs w:val="0"/>
                <w:color w:val="auto"/>
                <w:kern w:val="2"/>
                <w:sz w:val="24"/>
                <w:szCs w:val="24"/>
                <w:highlight w:val="none"/>
                <w:u w:val="none"/>
                <w:lang w:val="en-US" w:eastAsia="zh-CN" w:bidi="ar"/>
              </w:rPr>
              <w:t>（万元）</w:t>
            </w: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7E7BA89A">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估算结果</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29FBFFBF">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r>
              <w:rPr>
                <w:rFonts w:hint="eastAsia" w:ascii="宋体" w:hAnsi="宋体" w:eastAsia="宋体" w:cs="宋体"/>
                <w:b/>
                <w:bCs w:val="0"/>
                <w:i w:val="0"/>
                <w:iCs w:val="0"/>
                <w:color w:val="auto"/>
                <w:kern w:val="2"/>
                <w:sz w:val="24"/>
                <w:szCs w:val="24"/>
                <w:highlight w:val="none"/>
                <w:u w:val="none"/>
                <w:lang w:val="en-US" w:eastAsia="zh-CN" w:bidi="ar"/>
              </w:rPr>
              <w:t>计算公式</w:t>
            </w:r>
          </w:p>
        </w:tc>
      </w:tr>
      <w:tr w14:paraId="3B36D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jc w:val="center"/>
        </w:trPr>
        <w:tc>
          <w:tcPr>
            <w:tcW w:w="19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779F2273">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bCs w:val="0"/>
                <w:i w:val="0"/>
                <w:iCs w:val="0"/>
                <w:color w:val="auto"/>
                <w:kern w:val="2"/>
                <w:sz w:val="24"/>
                <w:szCs w:val="24"/>
                <w:highlight w:val="none"/>
                <w:u w:val="none"/>
              </w:rPr>
            </w:pPr>
          </w:p>
        </w:tc>
        <w:tc>
          <w:tcPr>
            <w:tcW w:w="3461" w:type="dxa"/>
            <w:gridSpan w:val="2"/>
            <w:tcBorders>
              <w:top w:val="single" w:color="000000" w:sz="4" w:space="0"/>
              <w:left w:val="single" w:color="000000" w:sz="4" w:space="0"/>
              <w:bottom w:val="single" w:color="000000" w:sz="4" w:space="0"/>
              <w:right w:val="single" w:color="000000" w:sz="4" w:space="0"/>
            </w:tcBorders>
            <w:noWrap w:val="0"/>
            <w:vAlign w:val="center"/>
          </w:tcPr>
          <w:p w14:paraId="01051581">
            <w:pPr>
              <w:pStyle w:val="3"/>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eastAsia="宋体" w:cs="宋体"/>
                <w:b/>
                <w:i w:val="0"/>
                <w:iCs w:val="0"/>
                <w:color w:val="auto"/>
                <w:kern w:val="2"/>
                <w:sz w:val="24"/>
                <w:szCs w:val="24"/>
                <w:highlight w:val="none"/>
                <w:u w:val="none"/>
                <w:lang w:val="en-US"/>
              </w:rPr>
            </w:pPr>
            <w:r>
              <w:rPr>
                <w:rFonts w:hint="eastAsia" w:ascii="宋体" w:hAnsi="宋体" w:eastAsia="宋体" w:cs="宋体"/>
                <w:b w:val="0"/>
                <w:bCs/>
                <w:i w:val="0"/>
                <w:iCs w:val="0"/>
                <w:color w:val="auto"/>
                <w:kern w:val="2"/>
                <w:sz w:val="24"/>
                <w:szCs w:val="24"/>
                <w:highlight w:val="none"/>
                <w:u w:val="none"/>
                <w:lang w:val="en-US" w:eastAsia="zh-CN" w:bidi="ar"/>
              </w:rPr>
              <w:t>725.04</w:t>
            </w:r>
          </w:p>
        </w:tc>
        <w:tc>
          <w:tcPr>
            <w:tcW w:w="4524" w:type="dxa"/>
            <w:gridSpan w:val="3"/>
            <w:tcBorders>
              <w:top w:val="single" w:color="000000" w:sz="4" w:space="0"/>
              <w:left w:val="single" w:color="000000" w:sz="4" w:space="0"/>
              <w:bottom w:val="single" w:color="000000" w:sz="4" w:space="0"/>
              <w:right w:val="single" w:color="000000" w:sz="4" w:space="0"/>
            </w:tcBorders>
            <w:noWrap w:val="0"/>
            <w:vAlign w:val="center"/>
          </w:tcPr>
          <w:p w14:paraId="79AEC903">
            <w:pPr>
              <w:pStyle w:val="3"/>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rPr>
                <w:rFonts w:hint="eastAsia" w:ascii="宋体" w:hAnsi="宋体" w:eastAsia="宋体" w:cs="宋体"/>
                <w:b/>
                <w:i w:val="0"/>
                <w:iCs w:val="0"/>
                <w:color w:val="auto"/>
                <w:kern w:val="2"/>
                <w:sz w:val="24"/>
                <w:szCs w:val="24"/>
                <w:highlight w:val="none"/>
                <w:u w:val="none"/>
              </w:rPr>
            </w:pPr>
            <w:r>
              <w:rPr>
                <w:rFonts w:hint="eastAsia" w:ascii="宋体" w:hAnsi="宋体" w:eastAsia="宋体" w:cs="宋体"/>
                <w:b/>
                <w:i w:val="0"/>
                <w:iCs w:val="0"/>
                <w:color w:val="auto"/>
                <w:kern w:val="2"/>
                <w:sz w:val="24"/>
                <w:szCs w:val="24"/>
                <w:highlight w:val="none"/>
                <w:u w:val="none"/>
                <w:lang w:val="en-US" w:eastAsia="zh-CN" w:bidi="ar"/>
              </w:rPr>
              <w:t>软件规模×开发功能点单价×业务类型调整因子/10000</w:t>
            </w:r>
          </w:p>
        </w:tc>
      </w:tr>
    </w:tbl>
    <w:p w14:paraId="157A0B86">
      <w:pPr>
        <w:numPr>
          <w:ilvl w:val="0"/>
          <w:numId w:val="0"/>
        </w:numPr>
        <w:spacing w:line="560" w:lineRule="exact"/>
        <w:ind w:leftChars="0"/>
        <w:rPr>
          <w:rFonts w:hint="eastAsia" w:ascii="方正黑体简体" w:hAnsi="方正黑体简体" w:eastAsia="方正黑体简体" w:cs="方正黑体简体"/>
          <w:sz w:val="32"/>
          <w:szCs w:val="32"/>
          <w:lang w:val="en-US" w:eastAsia="zh-CN"/>
        </w:rPr>
        <w:sectPr>
          <w:headerReference r:id="rId5" w:type="default"/>
          <w:footerReference r:id="rId6" w:type="default"/>
          <w:pgSz w:w="11906" w:h="16838"/>
          <w:pgMar w:top="1134" w:right="1417" w:bottom="1134" w:left="1417" w:header="283" w:footer="283" w:gutter="0"/>
          <w:pgNumType w:fmt="decimal" w:start="1"/>
          <w:cols w:space="720" w:num="1"/>
          <w:docGrid w:type="lines" w:linePitch="312" w:charSpace="0"/>
        </w:sectPr>
      </w:pPr>
    </w:p>
    <w:p w14:paraId="789C8595">
      <w:pPr>
        <w:numPr>
          <w:ilvl w:val="0"/>
          <w:numId w:val="0"/>
        </w:numPr>
        <w:spacing w:line="560" w:lineRule="exact"/>
        <w:ind w:leftChars="0"/>
        <w:rPr>
          <w:rFonts w:hint="eastAsia" w:ascii="宋体" w:hAnsi="Times New Roman" w:eastAsia="宋体" w:cs="Times New Roman"/>
          <w:b/>
          <w:bCs/>
          <w:color w:val="FF0000"/>
          <w:sz w:val="24"/>
          <w:szCs w:val="24"/>
        </w:rPr>
      </w:pPr>
      <w:r>
        <w:rPr>
          <w:rFonts w:hint="eastAsia" w:ascii="方正黑体简体" w:hAnsi="方正黑体简体" w:eastAsia="方正黑体简体" w:cs="方正黑体简体"/>
          <w:sz w:val="32"/>
          <w:szCs w:val="32"/>
          <w:lang w:val="en-US" w:eastAsia="zh-CN"/>
        </w:rPr>
        <w:t>五、</w:t>
      </w:r>
      <w:r>
        <w:rPr>
          <w:rFonts w:hint="eastAsia" w:ascii="方正黑体简体" w:hAnsi="方正黑体简体" w:eastAsia="方正黑体简体" w:cs="方正黑体简体"/>
          <w:sz w:val="32"/>
          <w:szCs w:val="32"/>
        </w:rPr>
        <w:t>论证小组成员名单</w:t>
      </w:r>
    </w:p>
    <w:tbl>
      <w:tblPr>
        <w:tblStyle w:val="23"/>
        <w:tblpPr w:leftFromText="180" w:rightFromText="180" w:vertAnchor="text" w:horzAnchor="page" w:tblpX="1462" w:tblpY="61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9"/>
        <w:gridCol w:w="1099"/>
        <w:gridCol w:w="2282"/>
        <w:gridCol w:w="3163"/>
        <w:gridCol w:w="1580"/>
      </w:tblGrid>
      <w:tr w14:paraId="3C17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2EEDD287">
            <w:pPr>
              <w:widowControl w:val="0"/>
              <w:spacing w:line="360" w:lineRule="auto"/>
              <w:ind w:firstLine="0" w:firstLineChars="0"/>
              <w:jc w:val="center"/>
              <w:rPr>
                <w:rFonts w:ascii="宋体" w:hAnsi="Times New Roman" w:eastAsia="宋体" w:cs="Times New Roman"/>
                <w:b/>
                <w:kern w:val="2"/>
                <w:sz w:val="24"/>
                <w:szCs w:val="24"/>
                <w:lang w:val="en-US" w:eastAsia="zh-CN" w:bidi="ar-SA"/>
              </w:rPr>
            </w:pPr>
            <w:r>
              <w:rPr>
                <w:rFonts w:hint="eastAsia" w:ascii="宋体" w:hAnsi="宋体" w:eastAsia="宋体" w:cs="宋体"/>
                <w:b/>
                <w:kern w:val="2"/>
                <w:sz w:val="24"/>
                <w:szCs w:val="24"/>
                <w:lang w:val="en-US" w:eastAsia="zh-CN" w:bidi="ar-SA"/>
              </w:rPr>
              <w:t>序号</w:t>
            </w:r>
          </w:p>
        </w:tc>
        <w:tc>
          <w:tcPr>
            <w:tcW w:w="1099" w:type="dxa"/>
            <w:noWrap w:val="0"/>
            <w:vAlign w:val="top"/>
          </w:tcPr>
          <w:p w14:paraId="1B2B4E1D">
            <w:pPr>
              <w:widowControl w:val="0"/>
              <w:spacing w:line="360" w:lineRule="auto"/>
              <w:ind w:firstLine="0" w:firstLineChars="0"/>
              <w:jc w:val="center"/>
              <w:rPr>
                <w:rFonts w:ascii="Gungsuh" w:hAnsi="Times New Roman" w:eastAsia="Gungsuh" w:cs="Times New Roman"/>
                <w:b/>
                <w:kern w:val="2"/>
                <w:sz w:val="24"/>
                <w:szCs w:val="24"/>
                <w:lang w:val="en-US" w:eastAsia="zh-CN" w:bidi="ar-SA"/>
              </w:rPr>
            </w:pPr>
            <w:r>
              <w:rPr>
                <w:rFonts w:hint="eastAsia" w:ascii="Gungsuh" w:hAnsi="Gungsuh" w:eastAsia="宋体" w:cs="宋体"/>
                <w:b/>
                <w:kern w:val="2"/>
                <w:sz w:val="24"/>
                <w:szCs w:val="24"/>
                <w:lang w:val="en-US" w:eastAsia="zh-CN" w:bidi="ar-SA"/>
              </w:rPr>
              <w:t>姓</w:t>
            </w:r>
            <w:r>
              <w:rPr>
                <w:rFonts w:ascii="Gungsuh" w:hAnsi="Gungsuh" w:eastAsia="宋体" w:cs="Gungsuh"/>
                <w:b/>
                <w:kern w:val="2"/>
                <w:sz w:val="24"/>
                <w:szCs w:val="24"/>
                <w:lang w:val="en-US" w:eastAsia="zh-CN" w:bidi="ar-SA"/>
              </w:rPr>
              <w:t xml:space="preserve">  </w:t>
            </w:r>
            <w:r>
              <w:rPr>
                <w:rFonts w:hint="eastAsia" w:ascii="Gungsuh" w:hAnsi="Gungsuh" w:eastAsia="宋体" w:cs="宋体"/>
                <w:b/>
                <w:kern w:val="2"/>
                <w:sz w:val="24"/>
                <w:szCs w:val="24"/>
                <w:lang w:val="en-US" w:eastAsia="zh-CN" w:bidi="ar-SA"/>
              </w:rPr>
              <w:t>名</w:t>
            </w:r>
          </w:p>
        </w:tc>
        <w:tc>
          <w:tcPr>
            <w:tcW w:w="2282" w:type="dxa"/>
            <w:noWrap w:val="0"/>
            <w:vAlign w:val="top"/>
          </w:tcPr>
          <w:p w14:paraId="1674ACCC">
            <w:pPr>
              <w:widowControl w:val="0"/>
              <w:spacing w:line="360" w:lineRule="auto"/>
              <w:ind w:firstLine="0" w:firstLineChars="0"/>
              <w:jc w:val="center"/>
              <w:rPr>
                <w:rFonts w:ascii="Gungsuh" w:hAnsi="Times New Roman" w:eastAsia="Gungsuh" w:cs="Times New Roman"/>
                <w:b/>
                <w:kern w:val="2"/>
                <w:sz w:val="24"/>
                <w:szCs w:val="24"/>
                <w:lang w:val="en-US" w:eastAsia="zh-CN" w:bidi="ar-SA"/>
              </w:rPr>
            </w:pPr>
            <w:r>
              <w:rPr>
                <w:rFonts w:hint="eastAsia" w:ascii="Gungsuh" w:hAnsi="Gungsuh" w:eastAsia="宋体" w:cs="宋体"/>
                <w:b/>
                <w:kern w:val="2"/>
                <w:sz w:val="24"/>
                <w:szCs w:val="24"/>
                <w:lang w:val="en-US" w:eastAsia="zh-CN" w:bidi="ar-SA"/>
              </w:rPr>
              <w:t>职务或职称</w:t>
            </w:r>
          </w:p>
        </w:tc>
        <w:tc>
          <w:tcPr>
            <w:tcW w:w="3163" w:type="dxa"/>
            <w:noWrap w:val="0"/>
            <w:vAlign w:val="top"/>
          </w:tcPr>
          <w:p w14:paraId="3D8B5844">
            <w:pPr>
              <w:widowControl w:val="0"/>
              <w:spacing w:line="360" w:lineRule="auto"/>
              <w:ind w:firstLine="0" w:firstLineChars="0"/>
              <w:jc w:val="center"/>
              <w:rPr>
                <w:rFonts w:ascii="Gungsuh" w:hAnsi="Times New Roman" w:eastAsia="Gungsuh" w:cs="Times New Roman"/>
                <w:b/>
                <w:kern w:val="2"/>
                <w:sz w:val="24"/>
                <w:szCs w:val="24"/>
                <w:lang w:val="en-US" w:eastAsia="zh-CN" w:bidi="ar-SA"/>
              </w:rPr>
            </w:pPr>
            <w:r>
              <w:rPr>
                <w:rFonts w:hint="eastAsia" w:ascii="Gungsuh" w:hAnsi="Gungsuh" w:eastAsia="宋体" w:cs="宋体"/>
                <w:b/>
                <w:kern w:val="2"/>
                <w:sz w:val="24"/>
                <w:szCs w:val="24"/>
                <w:lang w:val="en-US" w:eastAsia="zh-CN" w:bidi="ar-SA"/>
              </w:rPr>
              <w:t>单位</w:t>
            </w:r>
          </w:p>
        </w:tc>
        <w:tc>
          <w:tcPr>
            <w:tcW w:w="1580" w:type="dxa"/>
            <w:noWrap w:val="0"/>
            <w:vAlign w:val="top"/>
          </w:tcPr>
          <w:p w14:paraId="3936F057">
            <w:pPr>
              <w:widowControl w:val="0"/>
              <w:spacing w:line="360" w:lineRule="auto"/>
              <w:ind w:firstLine="0" w:firstLineChars="0"/>
              <w:jc w:val="center"/>
              <w:rPr>
                <w:rFonts w:ascii="Gungsuh" w:hAnsi="Times New Roman" w:eastAsia="Gungsuh" w:cs="Times New Roman"/>
                <w:b/>
                <w:kern w:val="2"/>
                <w:sz w:val="24"/>
                <w:szCs w:val="24"/>
                <w:lang w:val="en-US" w:eastAsia="zh-CN" w:bidi="ar-SA"/>
              </w:rPr>
            </w:pPr>
            <w:r>
              <w:rPr>
                <w:rFonts w:hint="eastAsia" w:ascii="Gungsuh" w:hAnsi="Gungsuh" w:eastAsia="宋体" w:cs="宋体"/>
                <w:b/>
                <w:kern w:val="2"/>
                <w:sz w:val="24"/>
                <w:szCs w:val="24"/>
                <w:lang w:val="en-US" w:eastAsia="zh-CN" w:bidi="ar-SA"/>
              </w:rPr>
              <w:t>签字</w:t>
            </w:r>
          </w:p>
        </w:tc>
      </w:tr>
      <w:tr w14:paraId="022B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41733644">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1</w:t>
            </w:r>
          </w:p>
        </w:tc>
        <w:tc>
          <w:tcPr>
            <w:tcW w:w="1099" w:type="dxa"/>
            <w:noWrap w:val="0"/>
            <w:vAlign w:val="top"/>
          </w:tcPr>
          <w:p w14:paraId="7E15CFE8">
            <w:pPr>
              <w:widowControl w:val="0"/>
              <w:spacing w:line="360" w:lineRule="auto"/>
              <w:ind w:firstLine="0" w:firstLineChars="0"/>
              <w:jc w:val="both"/>
              <w:rPr>
                <w:rFonts w:hint="eastAsia" w:ascii="Gungsuh" w:hAnsi="Times New Roman" w:eastAsia="宋体" w:cs="Times New Roman"/>
                <w:color w:val="auto"/>
                <w:kern w:val="2"/>
                <w:sz w:val="21"/>
                <w:szCs w:val="21"/>
                <w:highlight w:val="none"/>
                <w:lang w:val="en-US" w:eastAsia="zh-CN" w:bidi="ar-SA"/>
              </w:rPr>
            </w:pPr>
            <w:r>
              <w:rPr>
                <w:rFonts w:hint="eastAsia" w:ascii="Gungsuh" w:hAnsi="Times New Roman" w:eastAsia="宋体" w:cs="Times New Roman"/>
                <w:color w:val="auto"/>
                <w:kern w:val="2"/>
                <w:sz w:val="21"/>
                <w:szCs w:val="21"/>
                <w:highlight w:val="none"/>
                <w:lang w:val="en-US" w:eastAsia="zh-CN" w:bidi="ar-SA"/>
              </w:rPr>
              <w:t>杨建伟</w:t>
            </w:r>
          </w:p>
        </w:tc>
        <w:tc>
          <w:tcPr>
            <w:tcW w:w="2282" w:type="dxa"/>
            <w:noWrap w:val="0"/>
            <w:vAlign w:val="top"/>
          </w:tcPr>
          <w:p w14:paraId="2A9CA685">
            <w:pPr>
              <w:widowControl w:val="0"/>
              <w:spacing w:line="360" w:lineRule="auto"/>
              <w:ind w:firstLine="0" w:firstLineChars="0"/>
              <w:jc w:val="both"/>
              <w:rPr>
                <w:rFonts w:hint="default" w:ascii="Gungsuh" w:hAnsi="Times New Roman" w:eastAsia="宋体" w:cs="Times New Roman"/>
                <w:color w:val="auto"/>
                <w:kern w:val="2"/>
                <w:sz w:val="21"/>
                <w:szCs w:val="21"/>
                <w:highlight w:val="none"/>
                <w:lang w:val="en-US" w:eastAsia="zh-CN" w:bidi="ar-SA"/>
              </w:rPr>
            </w:pPr>
            <w:r>
              <w:rPr>
                <w:rFonts w:hint="eastAsia" w:ascii="Gungsuh" w:hAnsi="Times New Roman" w:eastAsia="宋体" w:cs="Times New Roman"/>
                <w:color w:val="auto"/>
                <w:kern w:val="2"/>
                <w:sz w:val="21"/>
                <w:szCs w:val="21"/>
                <w:highlight w:val="none"/>
                <w:lang w:val="en-US" w:eastAsia="zh-CN" w:bidi="ar-SA"/>
              </w:rPr>
              <w:t>副总工程师、分公司经理</w:t>
            </w:r>
          </w:p>
        </w:tc>
        <w:tc>
          <w:tcPr>
            <w:tcW w:w="3163" w:type="dxa"/>
            <w:noWrap w:val="0"/>
            <w:vAlign w:val="top"/>
          </w:tcPr>
          <w:p w14:paraId="1B2648BA">
            <w:pPr>
              <w:widowControl w:val="0"/>
              <w:spacing w:line="360" w:lineRule="auto"/>
              <w:ind w:firstLine="0" w:firstLineChars="0"/>
              <w:jc w:val="both"/>
              <w:rPr>
                <w:rFonts w:hint="default" w:ascii="Gungsuh" w:hAnsi="Times New Roman" w:eastAsia="宋体" w:cs="Times New Roman"/>
                <w:color w:val="auto"/>
                <w:kern w:val="2"/>
                <w:sz w:val="21"/>
                <w:szCs w:val="21"/>
                <w:highlight w:val="none"/>
                <w:lang w:val="en-US" w:eastAsia="zh-CN" w:bidi="ar-SA"/>
              </w:rPr>
            </w:pPr>
            <w:r>
              <w:rPr>
                <w:rFonts w:hint="eastAsia" w:ascii="Gungsuh" w:hAnsi="Times New Roman" w:eastAsia="宋体" w:cs="Times New Roman"/>
                <w:color w:val="auto"/>
                <w:kern w:val="2"/>
                <w:sz w:val="21"/>
                <w:szCs w:val="21"/>
                <w:highlight w:val="none"/>
                <w:lang w:val="en-US" w:eastAsia="zh-CN" w:bidi="ar-SA"/>
              </w:rPr>
              <w:t>数智技术公司</w:t>
            </w:r>
          </w:p>
        </w:tc>
        <w:tc>
          <w:tcPr>
            <w:tcW w:w="1580" w:type="dxa"/>
            <w:noWrap w:val="0"/>
            <w:vAlign w:val="top"/>
          </w:tcPr>
          <w:p w14:paraId="69F3614B">
            <w:pPr>
              <w:widowControl w:val="0"/>
              <w:spacing w:line="360" w:lineRule="auto"/>
              <w:ind w:firstLine="0"/>
              <w:jc w:val="center"/>
              <w:rPr>
                <w:rFonts w:ascii="Gungsuh" w:hAnsi="Times New Roman" w:eastAsia="Gungsuh" w:cs="Times New Roman"/>
                <w:color w:val="auto"/>
                <w:kern w:val="2"/>
                <w:sz w:val="21"/>
                <w:szCs w:val="21"/>
                <w:highlight w:val="none"/>
                <w:lang w:val="en-US" w:eastAsia="zh-CN" w:bidi="ar-SA"/>
              </w:rPr>
            </w:pPr>
          </w:p>
        </w:tc>
      </w:tr>
      <w:tr w14:paraId="47F1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3207BAA1">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2</w:t>
            </w:r>
          </w:p>
        </w:tc>
        <w:tc>
          <w:tcPr>
            <w:tcW w:w="1099" w:type="dxa"/>
            <w:noWrap w:val="0"/>
            <w:vAlign w:val="top"/>
          </w:tcPr>
          <w:p w14:paraId="1384FA09">
            <w:pPr>
              <w:widowControl w:val="0"/>
              <w:spacing w:line="360" w:lineRule="auto"/>
              <w:ind w:firstLine="0" w:firstLineChars="0"/>
              <w:jc w:val="both"/>
              <w:rPr>
                <w:rFonts w:hint="eastAsia"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关键</w:t>
            </w:r>
          </w:p>
        </w:tc>
        <w:tc>
          <w:tcPr>
            <w:tcW w:w="2282" w:type="dxa"/>
            <w:noWrap w:val="0"/>
            <w:vAlign w:val="top"/>
          </w:tcPr>
          <w:p w14:paraId="2A04F955">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副经理</w:t>
            </w:r>
          </w:p>
        </w:tc>
        <w:tc>
          <w:tcPr>
            <w:tcW w:w="3163" w:type="dxa"/>
            <w:noWrap w:val="0"/>
            <w:vAlign w:val="top"/>
          </w:tcPr>
          <w:p w14:paraId="0CEAE766">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数智技术公司网络安全分公司</w:t>
            </w:r>
          </w:p>
        </w:tc>
        <w:tc>
          <w:tcPr>
            <w:tcW w:w="1580" w:type="dxa"/>
            <w:noWrap w:val="0"/>
            <w:vAlign w:val="top"/>
          </w:tcPr>
          <w:p w14:paraId="440710FC">
            <w:pPr>
              <w:widowControl w:val="0"/>
              <w:spacing w:line="360" w:lineRule="auto"/>
              <w:ind w:firstLine="0"/>
              <w:jc w:val="center"/>
              <w:rPr>
                <w:rFonts w:ascii="Gungsuh" w:hAnsi="Times New Roman" w:eastAsia="Gungsuh" w:cs="Times New Roman"/>
                <w:color w:val="auto"/>
                <w:kern w:val="2"/>
                <w:sz w:val="21"/>
                <w:szCs w:val="21"/>
                <w:lang w:val="en-US" w:eastAsia="zh-CN" w:bidi="ar-SA"/>
              </w:rPr>
            </w:pPr>
          </w:p>
        </w:tc>
      </w:tr>
      <w:tr w14:paraId="7FED0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129E3E85">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3</w:t>
            </w:r>
          </w:p>
        </w:tc>
        <w:tc>
          <w:tcPr>
            <w:tcW w:w="1099" w:type="dxa"/>
            <w:noWrap w:val="0"/>
            <w:vAlign w:val="top"/>
          </w:tcPr>
          <w:p w14:paraId="3988369B">
            <w:pPr>
              <w:widowControl w:val="0"/>
              <w:spacing w:line="360" w:lineRule="auto"/>
              <w:ind w:firstLine="0" w:firstLineChars="0"/>
              <w:jc w:val="both"/>
              <w:rPr>
                <w:rFonts w:hint="eastAsia"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章绍龙</w:t>
            </w:r>
          </w:p>
        </w:tc>
        <w:tc>
          <w:tcPr>
            <w:tcW w:w="2282" w:type="dxa"/>
            <w:noWrap w:val="0"/>
            <w:vAlign w:val="top"/>
          </w:tcPr>
          <w:p w14:paraId="6E695BA9">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高级工程师</w:t>
            </w:r>
          </w:p>
        </w:tc>
        <w:tc>
          <w:tcPr>
            <w:tcW w:w="3163" w:type="dxa"/>
            <w:noWrap w:val="0"/>
            <w:vAlign w:val="top"/>
          </w:tcPr>
          <w:p w14:paraId="45F1F861">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数智技术公司生产安全环保部</w:t>
            </w:r>
          </w:p>
        </w:tc>
        <w:tc>
          <w:tcPr>
            <w:tcW w:w="1580" w:type="dxa"/>
            <w:noWrap w:val="0"/>
            <w:vAlign w:val="top"/>
          </w:tcPr>
          <w:p w14:paraId="785DCA05">
            <w:pPr>
              <w:widowControl w:val="0"/>
              <w:spacing w:line="360" w:lineRule="auto"/>
              <w:ind w:firstLine="0"/>
              <w:jc w:val="center"/>
              <w:rPr>
                <w:rFonts w:ascii="Gungsuh" w:hAnsi="Times New Roman" w:eastAsia="Gungsuh" w:cs="Times New Roman"/>
                <w:color w:val="auto"/>
                <w:kern w:val="2"/>
                <w:sz w:val="21"/>
                <w:szCs w:val="21"/>
                <w:lang w:val="en-US" w:eastAsia="zh-CN" w:bidi="ar-SA"/>
              </w:rPr>
            </w:pPr>
          </w:p>
        </w:tc>
      </w:tr>
      <w:tr w14:paraId="140C5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150EF731">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4</w:t>
            </w:r>
          </w:p>
        </w:tc>
        <w:tc>
          <w:tcPr>
            <w:tcW w:w="1099" w:type="dxa"/>
            <w:noWrap w:val="0"/>
            <w:vAlign w:val="top"/>
          </w:tcPr>
          <w:p w14:paraId="19131AFE">
            <w:pPr>
              <w:widowControl w:val="0"/>
              <w:spacing w:line="360" w:lineRule="auto"/>
              <w:ind w:firstLine="0" w:firstLineChars="0"/>
              <w:jc w:val="both"/>
              <w:rPr>
                <w:rFonts w:hint="eastAsia"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甲方人员</w:t>
            </w:r>
          </w:p>
        </w:tc>
        <w:tc>
          <w:tcPr>
            <w:tcW w:w="2282" w:type="dxa"/>
            <w:noWrap w:val="0"/>
            <w:vAlign w:val="top"/>
          </w:tcPr>
          <w:p w14:paraId="700B5DE8">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三级工程师</w:t>
            </w:r>
          </w:p>
        </w:tc>
        <w:tc>
          <w:tcPr>
            <w:tcW w:w="3163" w:type="dxa"/>
            <w:noWrap w:val="0"/>
            <w:vAlign w:val="top"/>
          </w:tcPr>
          <w:p w14:paraId="0AB66C7D">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数智技术公司软件分公司</w:t>
            </w:r>
          </w:p>
        </w:tc>
        <w:tc>
          <w:tcPr>
            <w:tcW w:w="1580" w:type="dxa"/>
            <w:noWrap w:val="0"/>
            <w:vAlign w:val="top"/>
          </w:tcPr>
          <w:p w14:paraId="3726020A">
            <w:pPr>
              <w:widowControl w:val="0"/>
              <w:spacing w:line="360" w:lineRule="auto"/>
              <w:ind w:firstLine="570"/>
              <w:jc w:val="center"/>
              <w:rPr>
                <w:rFonts w:ascii="Gungsuh" w:hAnsi="Times New Roman" w:eastAsia="Gungsuh" w:cs="Times New Roman"/>
                <w:color w:val="auto"/>
                <w:kern w:val="2"/>
                <w:sz w:val="21"/>
                <w:szCs w:val="21"/>
                <w:lang w:val="en-US" w:eastAsia="zh-CN" w:bidi="ar-SA"/>
              </w:rPr>
            </w:pPr>
          </w:p>
        </w:tc>
      </w:tr>
      <w:tr w14:paraId="3ABA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07DE4E85">
            <w:pPr>
              <w:widowControl w:val="0"/>
              <w:spacing w:line="360" w:lineRule="auto"/>
              <w:ind w:firstLine="0" w:firstLineChars="0"/>
              <w:jc w:val="center"/>
              <w:rPr>
                <w:rFonts w:ascii="宋体" w:hAnsi="Times New Roman" w:eastAsia="宋体" w:cs="Times New Roman"/>
                <w:kern w:val="2"/>
                <w:sz w:val="21"/>
                <w:szCs w:val="21"/>
                <w:lang w:val="en-US" w:eastAsia="zh-CN" w:bidi="ar-SA"/>
              </w:rPr>
            </w:pPr>
            <w:r>
              <w:rPr>
                <w:rFonts w:ascii="宋体" w:hAnsi="宋体" w:eastAsia="宋体" w:cs="宋体"/>
                <w:kern w:val="2"/>
                <w:sz w:val="21"/>
                <w:szCs w:val="21"/>
                <w:lang w:val="en-US" w:eastAsia="zh-CN" w:bidi="ar-SA"/>
              </w:rPr>
              <w:t>5</w:t>
            </w:r>
          </w:p>
        </w:tc>
        <w:tc>
          <w:tcPr>
            <w:tcW w:w="1099" w:type="dxa"/>
            <w:noWrap w:val="0"/>
            <w:vAlign w:val="top"/>
          </w:tcPr>
          <w:p w14:paraId="6E6D3C34">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褚超群</w:t>
            </w:r>
          </w:p>
        </w:tc>
        <w:tc>
          <w:tcPr>
            <w:tcW w:w="2282" w:type="dxa"/>
            <w:noWrap w:val="0"/>
            <w:vAlign w:val="top"/>
          </w:tcPr>
          <w:p w14:paraId="4EB67595">
            <w:pPr>
              <w:widowControl w:val="0"/>
              <w:spacing w:line="360" w:lineRule="auto"/>
              <w:ind w:firstLine="0" w:firstLineChars="0"/>
              <w:jc w:val="both"/>
              <w:rPr>
                <w:rFonts w:hint="default" w:ascii="Gungsuh" w:hAnsi="Times New Roman" w:eastAsia="Gungsuh" w:cs="Times New Roman"/>
                <w:color w:val="auto"/>
                <w:kern w:val="2"/>
                <w:sz w:val="21"/>
                <w:szCs w:val="21"/>
                <w:lang w:val="en-US" w:eastAsia="zh-CN" w:bidi="ar-SA"/>
              </w:rPr>
            </w:pPr>
            <w:r>
              <w:rPr>
                <w:rFonts w:hint="eastAsia" w:ascii="Gungsuh" w:hAnsi="Times New Roman" w:eastAsia="Gungsuh" w:cs="Times New Roman"/>
                <w:color w:val="auto"/>
                <w:kern w:val="2"/>
                <w:sz w:val="21"/>
                <w:szCs w:val="21"/>
                <w:lang w:val="en-US" w:eastAsia="zh-CN" w:bidi="ar-SA"/>
              </w:rPr>
              <w:t>高级工程师</w:t>
            </w:r>
          </w:p>
        </w:tc>
        <w:tc>
          <w:tcPr>
            <w:tcW w:w="3163" w:type="dxa"/>
            <w:noWrap w:val="0"/>
            <w:vAlign w:val="top"/>
          </w:tcPr>
          <w:p w14:paraId="28B4DDD3">
            <w:pPr>
              <w:widowControl w:val="0"/>
              <w:spacing w:line="360" w:lineRule="auto"/>
              <w:ind w:firstLine="0" w:firstLineChars="0"/>
              <w:jc w:val="both"/>
              <w:rPr>
                <w:rFonts w:hint="eastAsia"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数智技术公司软件分公司</w:t>
            </w:r>
          </w:p>
        </w:tc>
        <w:tc>
          <w:tcPr>
            <w:tcW w:w="1580" w:type="dxa"/>
            <w:noWrap w:val="0"/>
            <w:vAlign w:val="top"/>
          </w:tcPr>
          <w:p w14:paraId="674D6F23">
            <w:pPr>
              <w:widowControl w:val="0"/>
              <w:spacing w:line="360" w:lineRule="auto"/>
              <w:ind w:firstLine="570"/>
              <w:jc w:val="center"/>
              <w:rPr>
                <w:rFonts w:ascii="Gungsuh" w:hAnsi="Times New Roman" w:eastAsia="Gungsuh" w:cs="Times New Roman"/>
                <w:color w:val="auto"/>
                <w:kern w:val="2"/>
                <w:sz w:val="21"/>
                <w:szCs w:val="21"/>
                <w:lang w:val="en-US" w:eastAsia="zh-CN" w:bidi="ar-SA"/>
              </w:rPr>
            </w:pPr>
          </w:p>
        </w:tc>
      </w:tr>
      <w:tr w14:paraId="4384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0DFA61A9">
            <w:pPr>
              <w:widowControl w:val="0"/>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6</w:t>
            </w:r>
          </w:p>
        </w:tc>
        <w:tc>
          <w:tcPr>
            <w:tcW w:w="1099" w:type="dxa"/>
            <w:noWrap w:val="0"/>
            <w:vAlign w:val="top"/>
          </w:tcPr>
          <w:p w14:paraId="5D9E5D81">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侯伟超</w:t>
            </w:r>
          </w:p>
        </w:tc>
        <w:tc>
          <w:tcPr>
            <w:tcW w:w="2282" w:type="dxa"/>
            <w:noWrap w:val="0"/>
            <w:vAlign w:val="top"/>
          </w:tcPr>
          <w:p w14:paraId="4ECCF7BE">
            <w:pPr>
              <w:widowControl w:val="0"/>
              <w:spacing w:line="360" w:lineRule="auto"/>
              <w:ind w:firstLine="0" w:firstLineChars="0"/>
              <w:jc w:val="both"/>
              <w:rPr>
                <w:rFonts w:hint="default" w:ascii="Gungsuh" w:hAnsi="Times New Roman" w:eastAsia="Gungsuh" w:cs="Times New Roman"/>
                <w:color w:val="auto"/>
                <w:kern w:val="2"/>
                <w:sz w:val="21"/>
                <w:szCs w:val="21"/>
                <w:lang w:val="en-US" w:eastAsia="zh-CN" w:bidi="ar-SA"/>
              </w:rPr>
            </w:pPr>
            <w:r>
              <w:rPr>
                <w:rFonts w:hint="eastAsia" w:ascii="Gungsuh" w:hAnsi="Times New Roman" w:eastAsia="Gungsuh" w:cs="Times New Roman"/>
                <w:color w:val="auto"/>
                <w:kern w:val="2"/>
                <w:sz w:val="21"/>
                <w:szCs w:val="21"/>
                <w:lang w:val="en-US" w:eastAsia="zh-CN" w:bidi="ar-SA"/>
              </w:rPr>
              <w:t>工程师</w:t>
            </w:r>
          </w:p>
        </w:tc>
        <w:tc>
          <w:tcPr>
            <w:tcW w:w="3163" w:type="dxa"/>
            <w:noWrap w:val="0"/>
            <w:vAlign w:val="top"/>
          </w:tcPr>
          <w:p w14:paraId="356B6695">
            <w:pPr>
              <w:widowControl w:val="0"/>
              <w:spacing w:line="360" w:lineRule="auto"/>
              <w:ind w:firstLine="0" w:firstLineChars="0"/>
              <w:jc w:val="both"/>
              <w:rPr>
                <w:rFonts w:ascii="Gungsuh" w:hAnsi="Times New Roman" w:eastAsia="Gungsuh"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数智技术公司软件分公司</w:t>
            </w:r>
          </w:p>
        </w:tc>
        <w:tc>
          <w:tcPr>
            <w:tcW w:w="1580" w:type="dxa"/>
            <w:noWrap w:val="0"/>
            <w:vAlign w:val="top"/>
          </w:tcPr>
          <w:p w14:paraId="3B7A70C8">
            <w:pPr>
              <w:widowControl w:val="0"/>
              <w:spacing w:line="360" w:lineRule="auto"/>
              <w:ind w:firstLine="570"/>
              <w:jc w:val="center"/>
              <w:rPr>
                <w:rFonts w:ascii="Gungsuh" w:hAnsi="Times New Roman" w:eastAsia="Gungsuh" w:cs="Times New Roman"/>
                <w:color w:val="auto"/>
                <w:kern w:val="2"/>
                <w:sz w:val="21"/>
                <w:szCs w:val="21"/>
                <w:lang w:val="en-US" w:eastAsia="zh-CN" w:bidi="ar-SA"/>
              </w:rPr>
            </w:pPr>
          </w:p>
        </w:tc>
      </w:tr>
      <w:tr w14:paraId="3B1E2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noWrap w:val="0"/>
            <w:vAlign w:val="top"/>
          </w:tcPr>
          <w:p w14:paraId="1336BD2A">
            <w:pPr>
              <w:widowControl w:val="0"/>
              <w:spacing w:line="360" w:lineRule="auto"/>
              <w:ind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7</w:t>
            </w:r>
          </w:p>
        </w:tc>
        <w:tc>
          <w:tcPr>
            <w:tcW w:w="1099" w:type="dxa"/>
            <w:noWrap w:val="0"/>
            <w:vAlign w:val="top"/>
          </w:tcPr>
          <w:p w14:paraId="1CD2609B">
            <w:pPr>
              <w:widowControl w:val="0"/>
              <w:spacing w:line="360" w:lineRule="auto"/>
              <w:ind w:firstLine="0" w:firstLineChars="0"/>
              <w:jc w:val="both"/>
              <w:rPr>
                <w:rFonts w:hint="default" w:ascii="Gungsuh" w:hAnsi="Times New Roman" w:eastAsia="宋体"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姜晓琳</w:t>
            </w:r>
          </w:p>
        </w:tc>
        <w:tc>
          <w:tcPr>
            <w:tcW w:w="2282" w:type="dxa"/>
            <w:noWrap w:val="0"/>
            <w:vAlign w:val="top"/>
          </w:tcPr>
          <w:p w14:paraId="7CD50540">
            <w:pPr>
              <w:widowControl w:val="0"/>
              <w:spacing w:line="360" w:lineRule="auto"/>
              <w:ind w:firstLine="0" w:firstLineChars="0"/>
              <w:jc w:val="both"/>
              <w:rPr>
                <w:rFonts w:hint="default" w:ascii="Gungsuh" w:hAnsi="Times New Roman" w:eastAsia="Gungsuh" w:cs="Times New Roman"/>
                <w:color w:val="auto"/>
                <w:kern w:val="2"/>
                <w:sz w:val="21"/>
                <w:szCs w:val="21"/>
                <w:lang w:val="en-US" w:eastAsia="zh-CN" w:bidi="ar-SA"/>
              </w:rPr>
            </w:pPr>
            <w:r>
              <w:rPr>
                <w:rFonts w:hint="eastAsia" w:ascii="Gungsuh" w:hAnsi="Times New Roman" w:eastAsia="Gungsuh" w:cs="Times New Roman"/>
                <w:color w:val="auto"/>
                <w:kern w:val="2"/>
                <w:sz w:val="21"/>
                <w:szCs w:val="21"/>
                <w:lang w:val="en-US" w:eastAsia="zh-CN" w:bidi="ar-SA"/>
              </w:rPr>
              <w:t>工程师</w:t>
            </w:r>
          </w:p>
        </w:tc>
        <w:tc>
          <w:tcPr>
            <w:tcW w:w="3163" w:type="dxa"/>
            <w:noWrap w:val="0"/>
            <w:vAlign w:val="top"/>
          </w:tcPr>
          <w:p w14:paraId="0930321A">
            <w:pPr>
              <w:widowControl w:val="0"/>
              <w:spacing w:line="360" w:lineRule="auto"/>
              <w:ind w:firstLine="0" w:firstLineChars="0"/>
              <w:jc w:val="both"/>
              <w:rPr>
                <w:rFonts w:ascii="Gungsuh" w:hAnsi="Times New Roman" w:eastAsia="Gungsuh" w:cs="Times New Roman"/>
                <w:color w:val="auto"/>
                <w:kern w:val="2"/>
                <w:sz w:val="21"/>
                <w:szCs w:val="21"/>
                <w:lang w:val="en-US" w:eastAsia="zh-CN" w:bidi="ar-SA"/>
              </w:rPr>
            </w:pPr>
            <w:r>
              <w:rPr>
                <w:rFonts w:hint="eastAsia" w:ascii="Gungsuh" w:hAnsi="Times New Roman" w:eastAsia="宋体" w:cs="Times New Roman"/>
                <w:color w:val="auto"/>
                <w:kern w:val="2"/>
                <w:sz w:val="21"/>
                <w:szCs w:val="21"/>
                <w:lang w:val="en-US" w:eastAsia="zh-CN" w:bidi="ar-SA"/>
              </w:rPr>
              <w:t>数智技术公司软件分公司</w:t>
            </w:r>
          </w:p>
        </w:tc>
        <w:tc>
          <w:tcPr>
            <w:tcW w:w="1580" w:type="dxa"/>
            <w:noWrap w:val="0"/>
            <w:vAlign w:val="top"/>
          </w:tcPr>
          <w:p w14:paraId="2F0F2CB8">
            <w:pPr>
              <w:widowControl w:val="0"/>
              <w:spacing w:line="360" w:lineRule="auto"/>
              <w:ind w:firstLine="570"/>
              <w:jc w:val="center"/>
              <w:rPr>
                <w:rFonts w:ascii="Gungsuh" w:hAnsi="Times New Roman" w:eastAsia="Gungsuh" w:cs="Times New Roman"/>
                <w:color w:val="auto"/>
                <w:kern w:val="2"/>
                <w:sz w:val="21"/>
                <w:szCs w:val="21"/>
                <w:lang w:val="en-US" w:eastAsia="zh-CN" w:bidi="ar-SA"/>
              </w:rPr>
            </w:pPr>
          </w:p>
        </w:tc>
      </w:tr>
    </w:tbl>
    <w:p w14:paraId="32ACC583">
      <w:pPr>
        <w:widowControl w:val="0"/>
        <w:spacing w:line="360" w:lineRule="auto"/>
        <w:ind w:firstLine="0" w:firstLineChars="0"/>
        <w:jc w:val="both"/>
        <w:rPr>
          <w:ins w:id="234" w:author="David huo" w:date="2026-08-04T00:39:20Z"/>
          <w:rFonts w:hint="eastAsia" w:ascii="Gungsuh" w:hAnsi="Gungsuh" w:eastAsia="宋体" w:cs="宋体"/>
          <w:kern w:val="0"/>
          <w:sz w:val="24"/>
          <w:szCs w:val="24"/>
          <w:lang w:val="en-US" w:eastAsia="zh-CN" w:bidi="ar-SA"/>
        </w:rPr>
      </w:pPr>
      <w:r>
        <w:rPr>
          <w:rFonts w:hint="eastAsia" w:ascii="Gungsuh" w:hAnsi="Gungsuh" w:eastAsia="宋体" w:cs="宋体"/>
          <w:kern w:val="0"/>
          <w:sz w:val="24"/>
          <w:szCs w:val="24"/>
          <w:lang w:val="en-US" w:eastAsia="zh-CN" w:bidi="ar-SA"/>
        </w:rPr>
        <w:t>单</w:t>
      </w:r>
      <w:r>
        <w:rPr>
          <w:rFonts w:ascii="Gungsuh" w:hAnsi="Gungsuh" w:eastAsia="宋体" w:cs="Gungsuh"/>
          <w:kern w:val="0"/>
          <w:sz w:val="24"/>
          <w:szCs w:val="24"/>
          <w:lang w:val="en-US" w:eastAsia="zh-CN" w:bidi="ar-SA"/>
        </w:rPr>
        <w:t xml:space="preserve">  </w:t>
      </w:r>
      <w:r>
        <w:rPr>
          <w:rFonts w:hint="eastAsia" w:ascii="Gungsuh" w:hAnsi="Gungsuh" w:eastAsia="宋体" w:cs="宋体"/>
          <w:kern w:val="0"/>
          <w:sz w:val="24"/>
          <w:szCs w:val="24"/>
          <w:lang w:val="en-US" w:eastAsia="zh-CN" w:bidi="ar-SA"/>
        </w:rPr>
        <w:t>位：（章）大庆油田有限责任公司数智技术公司</w:t>
      </w:r>
    </w:p>
    <w:p w14:paraId="21F91BBB">
      <w:pPr>
        <w:pStyle w:val="2"/>
        <w:rPr>
          <w:ins w:id="235" w:author="David huo" w:date="2026-08-04T00:39:21Z"/>
          <w:rFonts w:hint="eastAsia" w:ascii="Gungsuh" w:hAnsi="Gungsuh" w:eastAsia="宋体" w:cs="宋体"/>
          <w:kern w:val="0"/>
          <w:sz w:val="24"/>
          <w:szCs w:val="24"/>
          <w:lang w:val="en-US" w:eastAsia="zh-CN" w:bidi="ar-SA"/>
        </w:rPr>
      </w:pPr>
    </w:p>
    <w:p w14:paraId="5689AD6F">
      <w:pPr>
        <w:pStyle w:val="2"/>
        <w:rPr>
          <w:rFonts w:hint="eastAsia" w:ascii="Gungsuh" w:hAnsi="Gungsuh" w:eastAsia="宋体" w:cs="宋体"/>
          <w:kern w:val="0"/>
          <w:sz w:val="24"/>
          <w:szCs w:val="24"/>
          <w:lang w:val="en-US" w:eastAsia="zh-CN" w:bidi="ar-SA"/>
        </w:rPr>
      </w:pPr>
    </w:p>
    <w:p w14:paraId="2FDDC9EB">
      <w:pPr>
        <w:spacing w:line="240" w:lineRule="auto"/>
        <w:ind w:firstLine="5760" w:firstLineChars="2400"/>
        <w:jc w:val="center"/>
        <w:rPr>
          <w:rFonts w:hint="eastAsia" w:ascii="Gungsuh" w:hAnsi="Gungsuh" w:eastAsia="宋体" w:cs="宋体"/>
          <w:sz w:val="24"/>
          <w:szCs w:val="24"/>
        </w:rPr>
      </w:pPr>
      <w:r>
        <w:rPr>
          <w:rFonts w:ascii="Gungsuh" w:hAnsi="Gungsuh" w:eastAsia="宋体" w:cs="Gungsuh"/>
          <w:sz w:val="24"/>
          <w:szCs w:val="24"/>
          <w:u w:val="single"/>
        </w:rPr>
        <w:t xml:space="preserve"> </w:t>
      </w:r>
      <w:r>
        <w:rPr>
          <w:rFonts w:hint="eastAsia" w:ascii="Gungsuh" w:hAnsi="Gungsuh" w:eastAsia="宋体" w:cs="Gungsuh"/>
          <w:sz w:val="24"/>
          <w:szCs w:val="24"/>
          <w:u w:val="single"/>
        </w:rPr>
        <w:t xml:space="preserve">      </w:t>
      </w:r>
      <w:r>
        <w:rPr>
          <w:rFonts w:hint="eastAsia" w:ascii="Gungsuh" w:hAnsi="Gungsuh" w:eastAsia="宋体" w:cs="宋体"/>
          <w:sz w:val="24"/>
          <w:szCs w:val="24"/>
        </w:rPr>
        <w:t>年</w:t>
      </w:r>
      <w:r>
        <w:rPr>
          <w:rFonts w:hint="eastAsia" w:ascii="Gungsuh" w:hAnsi="Gungsuh" w:eastAsia="宋体" w:cs="宋体"/>
          <w:sz w:val="24"/>
          <w:szCs w:val="24"/>
          <w:u w:val="single"/>
          <w:lang w:val="en-US" w:eastAsia="zh-CN"/>
        </w:rPr>
        <w:t xml:space="preserve"> </w:t>
      </w:r>
      <w:r>
        <w:rPr>
          <w:rFonts w:ascii="Gungsuh" w:hAnsi="Gungsuh" w:eastAsia="宋体" w:cs="Gungsuh"/>
          <w:sz w:val="24"/>
          <w:szCs w:val="24"/>
          <w:u w:val="single"/>
        </w:rPr>
        <w:t xml:space="preserve"> </w:t>
      </w:r>
      <w:r>
        <w:rPr>
          <w:rFonts w:hint="eastAsia" w:ascii="Gungsuh" w:hAnsi="Gungsuh" w:eastAsia="宋体" w:cs="宋体"/>
          <w:sz w:val="24"/>
          <w:szCs w:val="24"/>
        </w:rPr>
        <w:t>月</w:t>
      </w:r>
      <w:r>
        <w:rPr>
          <w:rFonts w:ascii="Gungsuh" w:hAnsi="Gungsuh" w:eastAsia="宋体" w:cs="Gungsuh"/>
          <w:sz w:val="24"/>
          <w:szCs w:val="24"/>
          <w:u w:val="single"/>
        </w:rPr>
        <w:t xml:space="preserve">  </w:t>
      </w:r>
      <w:r>
        <w:rPr>
          <w:rFonts w:hint="eastAsia" w:ascii="Gungsuh" w:hAnsi="Gungsuh" w:eastAsia="宋体" w:cs="宋体"/>
          <w:sz w:val="24"/>
          <w:szCs w:val="24"/>
        </w:rPr>
        <w:t>日</w:t>
      </w:r>
    </w:p>
    <w:p w14:paraId="5A3C9080">
      <w:pPr>
        <w:widowControl/>
        <w:shd w:val="clear" w:color="auto" w:fill="auto"/>
        <w:bidi w:val="0"/>
        <w:spacing w:before="0" w:after="0" w:line="240" w:lineRule="auto"/>
        <w:ind w:left="0" w:right="0"/>
        <w:jc w:val="left"/>
        <w:rPr>
          <w:rFonts w:hint="eastAsia" w:ascii="方正黑体简体" w:hAnsi="方正黑体简体" w:cs="方正黑体简体"/>
          <w:b w:val="0"/>
          <w:bCs w:val="0"/>
          <w:color w:val="auto"/>
          <w:kern w:val="0"/>
          <w:sz w:val="32"/>
          <w:szCs w:val="21"/>
          <w:highlight w:val="none"/>
          <w:u w:val="none"/>
          <w:shd w:val="clear" w:color="auto" w:fill="auto"/>
          <w:lang w:val="en-US" w:eastAsia="zh-CN" w:bidi="ar-SA"/>
        </w:rPr>
      </w:pPr>
    </w:p>
    <w:sectPr>
      <w:footerReference r:id="rId7" w:type="default"/>
      <w:pgSz w:w="11906" w:h="16838"/>
      <w:pgMar w:top="1134" w:right="1417" w:bottom="1134" w:left="1417" w:header="283" w:footer="283"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157DFA6-D58F-4EF5-8FA5-14D05E2918A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简体">
    <w:panose1 w:val="02000000000000000000"/>
    <w:charset w:val="86"/>
    <w:family w:val="auto"/>
    <w:pitch w:val="default"/>
    <w:sig w:usb0="A00002BF" w:usb1="184F6CFA" w:usb2="00000012" w:usb3="00000000" w:csb0="00040001" w:csb1="00000000"/>
    <w:embedRegular r:id="rId2" w:fontKey="{B7C1EA87-AFE3-4AE2-9522-ACE048F62A7B}"/>
  </w:font>
  <w:font w:name="方正黑体简体">
    <w:panose1 w:val="02000000000000000000"/>
    <w:charset w:val="86"/>
    <w:family w:val="auto"/>
    <w:pitch w:val="default"/>
    <w:sig w:usb0="A00002BF" w:usb1="184F6CFA" w:usb2="00000012" w:usb3="00000000" w:csb0="00040001" w:csb1="00000000"/>
    <w:embedRegular r:id="rId3" w:fontKey="{30986396-C9D0-407F-8CEE-B3F504118C19}"/>
  </w:font>
  <w:font w:name="方正楷体简体">
    <w:panose1 w:val="02000000000000000000"/>
    <w:charset w:val="86"/>
    <w:family w:val="auto"/>
    <w:pitch w:val="default"/>
    <w:sig w:usb0="A00002BF" w:usb1="184F6CFA" w:usb2="00000012" w:usb3="00000000" w:csb0="00040001" w:csb1="00000000"/>
    <w:embedRegular r:id="rId4" w:fontKey="{27DB541E-C0CA-4E77-A399-52867FC63987}"/>
  </w:font>
  <w:font w:name="仿宋">
    <w:panose1 w:val="02010609060101010101"/>
    <w:charset w:val="86"/>
    <w:family w:val="auto"/>
    <w:pitch w:val="default"/>
    <w:sig w:usb0="800002BF" w:usb1="38CF7CFA" w:usb2="00000016"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Verdana">
    <w:panose1 w:val="020B0604030504040204"/>
    <w:charset w:val="00"/>
    <w:family w:val="auto"/>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方正小标宋简体">
    <w:panose1 w:val="02000000000000000000"/>
    <w:charset w:val="86"/>
    <w:family w:val="auto"/>
    <w:pitch w:val="default"/>
    <w:sig w:usb0="A00002BF" w:usb1="184F6CFA" w:usb2="00000012" w:usb3="00000000" w:csb0="00040001" w:csb1="00000000"/>
    <w:embedRegular r:id="rId5" w:fontKey="{D0FEE8A9-79A3-4CCE-94F1-80DD921B4A08}"/>
  </w:font>
  <w:font w:name="Gungsuh">
    <w:altName w:val="Malgun Gothic"/>
    <w:panose1 w:val="00000000000000000000"/>
    <w:charset w:val="81"/>
    <w:family w:val="roman"/>
    <w:pitch w:val="default"/>
    <w:sig w:usb0="00000000" w:usb1="00000000" w:usb2="00000030" w:usb3="00000000" w:csb0="0008009F" w:csb1="00000000"/>
    <w:embedRegular r:id="rId6" w:fontKey="{B1F0ED46-8C22-478E-8488-F2100F4CF951}"/>
  </w:font>
  <w:font w:name="Malgun Gothic">
    <w:panose1 w:val="020B0503020000020004"/>
    <w:charset w:val="81"/>
    <w:family w:val="auto"/>
    <w:pitch w:val="default"/>
    <w:sig w:usb0="9000002F" w:usb1="29D77CFB" w:usb2="00000012" w:usb3="00000000" w:csb0="00080001" w:csb1="00000000"/>
  </w:font>
  <w:font w:name="WPSEMBED1">
    <w:panose1 w:val="02000000000000000000"/>
    <w:charset w:val="86"/>
    <w:family w:val="auto"/>
    <w:pitch w:val="default"/>
    <w:sig w:usb0="A00002BF" w:usb1="184F6CFA" w:usb2="00000012" w:usb3="00000000" w:csb0="00040001" w:csb1="00000000"/>
  </w:font>
  <w:font w:name="WPSEMBED4">
    <w:panose1 w:val="02000000000000000000"/>
    <w:charset w:val="86"/>
    <w:family w:val="auto"/>
    <w:pitch w:val="default"/>
    <w:sig w:usb0="A00002BF" w:usb1="184F6CFA" w:usb2="00000012" w:usb3="00000000" w:csb0="00040001" w:csb1="00000000"/>
  </w:font>
  <w:font w:name="WPSEMBED2">
    <w:panose1 w:val="02000000000000000000"/>
    <w:charset w:val="86"/>
    <w:family w:val="auto"/>
    <w:pitch w:val="default"/>
    <w:sig w:usb0="A00002BF" w:usb1="184F6CFA" w:usb2="00000012" w:usb3="00000000" w:csb0="00040001" w:csb1="00000000"/>
  </w:font>
  <w:font w:name="WPSEMBED3">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KSOFE8852770">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方正仿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F8CFA">
    <w:pPr>
      <w:ind w:right="210"/>
      <w:jc w:val="right"/>
      <w:rPr>
        <w:rFonts w:hint="eastAsia"/>
      </w:rPr>
    </w:pPr>
    <w:r>
      <w:rPr>
        <w:sz w:val="3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89E001">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589E001">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55EBC">
    <w:pPr>
      <w:ind w:right="210"/>
      <w:jc w:val="right"/>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96E2E">
    <w:pPr>
      <w:pBdr>
        <w:bottom w:val="none" w:color="auto" w:sz="0" w:space="0"/>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DB607"/>
    <w:multiLevelType w:val="singleLevel"/>
    <w:tmpl w:val="8C6DB607"/>
    <w:lvl w:ilvl="0" w:tentative="0">
      <w:start w:val="1"/>
      <w:numFmt w:val="decimal"/>
      <w:suff w:val="space"/>
      <w:lvlText w:val="%1."/>
      <w:lvlJc w:val="left"/>
    </w:lvl>
  </w:abstractNum>
  <w:abstractNum w:abstractNumId="1">
    <w:nsid w:val="ABDEFC0F"/>
    <w:multiLevelType w:val="singleLevel"/>
    <w:tmpl w:val="ABDEFC0F"/>
    <w:lvl w:ilvl="0" w:tentative="0">
      <w:start w:val="3"/>
      <w:numFmt w:val="chineseCounting"/>
      <w:suff w:val="nothing"/>
      <w:lvlText w:val="%1、"/>
      <w:lvlJc w:val="left"/>
      <w:rPr>
        <w:rFonts w:hint="eastAsia"/>
      </w:rPr>
    </w:lvl>
  </w:abstractNum>
  <w:abstractNum w:abstractNumId="2">
    <w:nsid w:val="414EB988"/>
    <w:multiLevelType w:val="singleLevel"/>
    <w:tmpl w:val="414EB988"/>
    <w:lvl w:ilvl="0" w:tentative="0">
      <w:start w:val="1"/>
      <w:numFmt w:val="decimal"/>
      <w:suff w:val="space"/>
      <w:lvlText w:val="%1."/>
      <w:lvlJc w:val="left"/>
    </w:lvl>
  </w:abstractNum>
  <w:abstractNum w:abstractNumId="3">
    <w:nsid w:val="752D5B33"/>
    <w:multiLevelType w:val="singleLevel"/>
    <w:tmpl w:val="752D5B33"/>
    <w:lvl w:ilvl="0" w:tentative="0">
      <w:start w:val="1"/>
      <w:numFmt w:val="decimal"/>
      <w:suff w:val="space"/>
      <w:lvlText w:val="%1."/>
      <w:lvlJc w:val="left"/>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avid huo">
    <w15:presenceInfo w15:providerId="WPS Office" w15:userId="24179116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2NTYwNzE3ZDljZDE0MjFiMWFhY2YyZWM0NjE2ZGEifQ=="/>
  </w:docVars>
  <w:rsids>
    <w:rsidRoot w:val="00172A27"/>
    <w:rsid w:val="0001444B"/>
    <w:rsid w:val="000172BF"/>
    <w:rsid w:val="000229ED"/>
    <w:rsid w:val="0002401E"/>
    <w:rsid w:val="0003693B"/>
    <w:rsid w:val="000409F8"/>
    <w:rsid w:val="00040EBF"/>
    <w:rsid w:val="00070DE2"/>
    <w:rsid w:val="0007459C"/>
    <w:rsid w:val="00076EAB"/>
    <w:rsid w:val="00080273"/>
    <w:rsid w:val="00081D07"/>
    <w:rsid w:val="0008409F"/>
    <w:rsid w:val="00084E95"/>
    <w:rsid w:val="00086B65"/>
    <w:rsid w:val="0008721E"/>
    <w:rsid w:val="00091BC8"/>
    <w:rsid w:val="000A091A"/>
    <w:rsid w:val="000A30C8"/>
    <w:rsid w:val="000A4732"/>
    <w:rsid w:val="000A54B1"/>
    <w:rsid w:val="000A5F5F"/>
    <w:rsid w:val="000C313B"/>
    <w:rsid w:val="000C6483"/>
    <w:rsid w:val="000E2E15"/>
    <w:rsid w:val="000E3CA5"/>
    <w:rsid w:val="000F3531"/>
    <w:rsid w:val="000F7530"/>
    <w:rsid w:val="001008C2"/>
    <w:rsid w:val="00100D78"/>
    <w:rsid w:val="00101F88"/>
    <w:rsid w:val="001039E2"/>
    <w:rsid w:val="001071E9"/>
    <w:rsid w:val="00110C7F"/>
    <w:rsid w:val="00115754"/>
    <w:rsid w:val="00117260"/>
    <w:rsid w:val="0012403D"/>
    <w:rsid w:val="00134BEB"/>
    <w:rsid w:val="001428FC"/>
    <w:rsid w:val="0015147C"/>
    <w:rsid w:val="00160936"/>
    <w:rsid w:val="00161837"/>
    <w:rsid w:val="001741F5"/>
    <w:rsid w:val="0017694B"/>
    <w:rsid w:val="00180B49"/>
    <w:rsid w:val="00181993"/>
    <w:rsid w:val="00186914"/>
    <w:rsid w:val="00190DF4"/>
    <w:rsid w:val="00192085"/>
    <w:rsid w:val="001B2F0A"/>
    <w:rsid w:val="001B5181"/>
    <w:rsid w:val="001B7BFD"/>
    <w:rsid w:val="001E0A2C"/>
    <w:rsid w:val="001E3C1A"/>
    <w:rsid w:val="001F2E5E"/>
    <w:rsid w:val="001F7B57"/>
    <w:rsid w:val="002009D8"/>
    <w:rsid w:val="002046B8"/>
    <w:rsid w:val="002049CB"/>
    <w:rsid w:val="00223FCE"/>
    <w:rsid w:val="002264C4"/>
    <w:rsid w:val="002319E5"/>
    <w:rsid w:val="0023706E"/>
    <w:rsid w:val="0024785B"/>
    <w:rsid w:val="0025030D"/>
    <w:rsid w:val="00254078"/>
    <w:rsid w:val="002573A7"/>
    <w:rsid w:val="002706E3"/>
    <w:rsid w:val="00273A8D"/>
    <w:rsid w:val="0027421F"/>
    <w:rsid w:val="00281431"/>
    <w:rsid w:val="0028203F"/>
    <w:rsid w:val="0029100F"/>
    <w:rsid w:val="002D1A54"/>
    <w:rsid w:val="002D781F"/>
    <w:rsid w:val="002E1FC6"/>
    <w:rsid w:val="002E5C3E"/>
    <w:rsid w:val="002F0A88"/>
    <w:rsid w:val="002F2031"/>
    <w:rsid w:val="002F26F2"/>
    <w:rsid w:val="003012CF"/>
    <w:rsid w:val="003112F6"/>
    <w:rsid w:val="00314BE4"/>
    <w:rsid w:val="003216AC"/>
    <w:rsid w:val="00322761"/>
    <w:rsid w:val="003312A6"/>
    <w:rsid w:val="00333652"/>
    <w:rsid w:val="003336D2"/>
    <w:rsid w:val="003339CA"/>
    <w:rsid w:val="00333CFF"/>
    <w:rsid w:val="00336641"/>
    <w:rsid w:val="0035274D"/>
    <w:rsid w:val="00355A00"/>
    <w:rsid w:val="0035791D"/>
    <w:rsid w:val="00372505"/>
    <w:rsid w:val="0037285D"/>
    <w:rsid w:val="0037313D"/>
    <w:rsid w:val="00381C2B"/>
    <w:rsid w:val="003851F0"/>
    <w:rsid w:val="00390449"/>
    <w:rsid w:val="00391234"/>
    <w:rsid w:val="00395828"/>
    <w:rsid w:val="003A0378"/>
    <w:rsid w:val="003A3789"/>
    <w:rsid w:val="003B6100"/>
    <w:rsid w:val="003C6353"/>
    <w:rsid w:val="003E053B"/>
    <w:rsid w:val="003F602D"/>
    <w:rsid w:val="00402B6B"/>
    <w:rsid w:val="00403235"/>
    <w:rsid w:val="00403312"/>
    <w:rsid w:val="0041399D"/>
    <w:rsid w:val="0043142D"/>
    <w:rsid w:val="004317F2"/>
    <w:rsid w:val="00436298"/>
    <w:rsid w:val="0043710E"/>
    <w:rsid w:val="0044740A"/>
    <w:rsid w:val="00452E43"/>
    <w:rsid w:val="0045638B"/>
    <w:rsid w:val="0046543C"/>
    <w:rsid w:val="0046698D"/>
    <w:rsid w:val="00477E7E"/>
    <w:rsid w:val="004A20D8"/>
    <w:rsid w:val="004A72E4"/>
    <w:rsid w:val="004A76DF"/>
    <w:rsid w:val="004A7CB6"/>
    <w:rsid w:val="004B3DB9"/>
    <w:rsid w:val="004B4444"/>
    <w:rsid w:val="004C04E4"/>
    <w:rsid w:val="004C329B"/>
    <w:rsid w:val="004C4689"/>
    <w:rsid w:val="004C69A5"/>
    <w:rsid w:val="004D367C"/>
    <w:rsid w:val="004E681B"/>
    <w:rsid w:val="004F074F"/>
    <w:rsid w:val="004F09D9"/>
    <w:rsid w:val="00500315"/>
    <w:rsid w:val="005026FD"/>
    <w:rsid w:val="005047E6"/>
    <w:rsid w:val="005102CC"/>
    <w:rsid w:val="00512883"/>
    <w:rsid w:val="005304CE"/>
    <w:rsid w:val="0053116F"/>
    <w:rsid w:val="00533BA8"/>
    <w:rsid w:val="00543218"/>
    <w:rsid w:val="00545D9F"/>
    <w:rsid w:val="00546F6E"/>
    <w:rsid w:val="0055239C"/>
    <w:rsid w:val="0055315B"/>
    <w:rsid w:val="005610EB"/>
    <w:rsid w:val="00566C97"/>
    <w:rsid w:val="00567FD1"/>
    <w:rsid w:val="00586F2D"/>
    <w:rsid w:val="00591C26"/>
    <w:rsid w:val="005959A1"/>
    <w:rsid w:val="005972CB"/>
    <w:rsid w:val="005A406D"/>
    <w:rsid w:val="005A51CD"/>
    <w:rsid w:val="005B24F8"/>
    <w:rsid w:val="005B35B8"/>
    <w:rsid w:val="005B3B99"/>
    <w:rsid w:val="005C092F"/>
    <w:rsid w:val="005C1FC4"/>
    <w:rsid w:val="005C3DA6"/>
    <w:rsid w:val="005C5CC0"/>
    <w:rsid w:val="005C6B23"/>
    <w:rsid w:val="005E0418"/>
    <w:rsid w:val="005E31D6"/>
    <w:rsid w:val="005E5815"/>
    <w:rsid w:val="005F0267"/>
    <w:rsid w:val="0060156D"/>
    <w:rsid w:val="00604709"/>
    <w:rsid w:val="00605447"/>
    <w:rsid w:val="006122C9"/>
    <w:rsid w:val="006151FE"/>
    <w:rsid w:val="006227C2"/>
    <w:rsid w:val="00625B2D"/>
    <w:rsid w:val="00633CA3"/>
    <w:rsid w:val="006514DD"/>
    <w:rsid w:val="006636DE"/>
    <w:rsid w:val="00696F6D"/>
    <w:rsid w:val="006A0B9E"/>
    <w:rsid w:val="006B11F4"/>
    <w:rsid w:val="006B37F0"/>
    <w:rsid w:val="006C09F5"/>
    <w:rsid w:val="006E4981"/>
    <w:rsid w:val="006E74FE"/>
    <w:rsid w:val="00701996"/>
    <w:rsid w:val="007054AA"/>
    <w:rsid w:val="00711DD0"/>
    <w:rsid w:val="0071497D"/>
    <w:rsid w:val="00725D35"/>
    <w:rsid w:val="00733890"/>
    <w:rsid w:val="00733E26"/>
    <w:rsid w:val="00734D30"/>
    <w:rsid w:val="00736431"/>
    <w:rsid w:val="00736698"/>
    <w:rsid w:val="00742FE4"/>
    <w:rsid w:val="00743543"/>
    <w:rsid w:val="0074557D"/>
    <w:rsid w:val="00751E91"/>
    <w:rsid w:val="00763FB0"/>
    <w:rsid w:val="007655EF"/>
    <w:rsid w:val="00765B77"/>
    <w:rsid w:val="00767519"/>
    <w:rsid w:val="00772B68"/>
    <w:rsid w:val="00777F64"/>
    <w:rsid w:val="00785B28"/>
    <w:rsid w:val="00792E1D"/>
    <w:rsid w:val="007A1A0F"/>
    <w:rsid w:val="007A5BEE"/>
    <w:rsid w:val="007B0C4E"/>
    <w:rsid w:val="007B6BAD"/>
    <w:rsid w:val="007C0CEB"/>
    <w:rsid w:val="007C3FC6"/>
    <w:rsid w:val="007D2DB1"/>
    <w:rsid w:val="007D447C"/>
    <w:rsid w:val="007D7698"/>
    <w:rsid w:val="007E7378"/>
    <w:rsid w:val="007F156B"/>
    <w:rsid w:val="007F2028"/>
    <w:rsid w:val="007F57E8"/>
    <w:rsid w:val="00801048"/>
    <w:rsid w:val="00806297"/>
    <w:rsid w:val="00817D90"/>
    <w:rsid w:val="00821CCC"/>
    <w:rsid w:val="00841AD3"/>
    <w:rsid w:val="00861290"/>
    <w:rsid w:val="0086235F"/>
    <w:rsid w:val="00883FB6"/>
    <w:rsid w:val="00887BB8"/>
    <w:rsid w:val="00887CEC"/>
    <w:rsid w:val="008A1926"/>
    <w:rsid w:val="008A602C"/>
    <w:rsid w:val="008B32FB"/>
    <w:rsid w:val="008B4195"/>
    <w:rsid w:val="008B63F8"/>
    <w:rsid w:val="008C2DD2"/>
    <w:rsid w:val="008C397D"/>
    <w:rsid w:val="008C6787"/>
    <w:rsid w:val="008C775F"/>
    <w:rsid w:val="008D234A"/>
    <w:rsid w:val="008E7017"/>
    <w:rsid w:val="008F7405"/>
    <w:rsid w:val="009318D6"/>
    <w:rsid w:val="0093306C"/>
    <w:rsid w:val="00942961"/>
    <w:rsid w:val="00943BAA"/>
    <w:rsid w:val="00954057"/>
    <w:rsid w:val="00964EE6"/>
    <w:rsid w:val="00972BEC"/>
    <w:rsid w:val="00974C7E"/>
    <w:rsid w:val="00974F82"/>
    <w:rsid w:val="00980349"/>
    <w:rsid w:val="00984C91"/>
    <w:rsid w:val="009865B1"/>
    <w:rsid w:val="009920DE"/>
    <w:rsid w:val="00993507"/>
    <w:rsid w:val="009954ED"/>
    <w:rsid w:val="009A539E"/>
    <w:rsid w:val="009A6609"/>
    <w:rsid w:val="009A7FB4"/>
    <w:rsid w:val="009B796D"/>
    <w:rsid w:val="009C1EE8"/>
    <w:rsid w:val="009C23B1"/>
    <w:rsid w:val="009D40D7"/>
    <w:rsid w:val="009D536D"/>
    <w:rsid w:val="009D6D13"/>
    <w:rsid w:val="009E642E"/>
    <w:rsid w:val="009E6855"/>
    <w:rsid w:val="009F13B6"/>
    <w:rsid w:val="009F240F"/>
    <w:rsid w:val="009F730D"/>
    <w:rsid w:val="00A1106B"/>
    <w:rsid w:val="00A20C2C"/>
    <w:rsid w:val="00A2102D"/>
    <w:rsid w:val="00A27184"/>
    <w:rsid w:val="00A307D1"/>
    <w:rsid w:val="00A43FAB"/>
    <w:rsid w:val="00A4427D"/>
    <w:rsid w:val="00A658C9"/>
    <w:rsid w:val="00A74CCB"/>
    <w:rsid w:val="00A831E2"/>
    <w:rsid w:val="00A85DE7"/>
    <w:rsid w:val="00A8663F"/>
    <w:rsid w:val="00A90E5A"/>
    <w:rsid w:val="00AB2364"/>
    <w:rsid w:val="00AB7710"/>
    <w:rsid w:val="00AC1C1E"/>
    <w:rsid w:val="00AD77E2"/>
    <w:rsid w:val="00AE5AF9"/>
    <w:rsid w:val="00AE6ADC"/>
    <w:rsid w:val="00AF105D"/>
    <w:rsid w:val="00AF2C7A"/>
    <w:rsid w:val="00B11960"/>
    <w:rsid w:val="00B11D31"/>
    <w:rsid w:val="00B12CA8"/>
    <w:rsid w:val="00B15BF4"/>
    <w:rsid w:val="00B17CDD"/>
    <w:rsid w:val="00B270C1"/>
    <w:rsid w:val="00B35AA8"/>
    <w:rsid w:val="00B36D17"/>
    <w:rsid w:val="00B36E51"/>
    <w:rsid w:val="00B3757B"/>
    <w:rsid w:val="00B432C1"/>
    <w:rsid w:val="00B50F90"/>
    <w:rsid w:val="00B57DC8"/>
    <w:rsid w:val="00B60166"/>
    <w:rsid w:val="00B6403A"/>
    <w:rsid w:val="00B65AC4"/>
    <w:rsid w:val="00B661EB"/>
    <w:rsid w:val="00B70C3C"/>
    <w:rsid w:val="00B70F66"/>
    <w:rsid w:val="00B724B0"/>
    <w:rsid w:val="00B75656"/>
    <w:rsid w:val="00B75AB7"/>
    <w:rsid w:val="00B76BAC"/>
    <w:rsid w:val="00B76D00"/>
    <w:rsid w:val="00B8524F"/>
    <w:rsid w:val="00BA1856"/>
    <w:rsid w:val="00BA1885"/>
    <w:rsid w:val="00BA4FF9"/>
    <w:rsid w:val="00BB41E9"/>
    <w:rsid w:val="00BB4A50"/>
    <w:rsid w:val="00BC04BB"/>
    <w:rsid w:val="00BC0D52"/>
    <w:rsid w:val="00BC6911"/>
    <w:rsid w:val="00BE5BAE"/>
    <w:rsid w:val="00BF3054"/>
    <w:rsid w:val="00C06E1F"/>
    <w:rsid w:val="00C06F12"/>
    <w:rsid w:val="00C14851"/>
    <w:rsid w:val="00C16F64"/>
    <w:rsid w:val="00C200C3"/>
    <w:rsid w:val="00C24643"/>
    <w:rsid w:val="00C252E5"/>
    <w:rsid w:val="00C331EB"/>
    <w:rsid w:val="00C357E5"/>
    <w:rsid w:val="00C419C8"/>
    <w:rsid w:val="00C44891"/>
    <w:rsid w:val="00C454E6"/>
    <w:rsid w:val="00C526AD"/>
    <w:rsid w:val="00C54282"/>
    <w:rsid w:val="00C56469"/>
    <w:rsid w:val="00C62232"/>
    <w:rsid w:val="00C672B5"/>
    <w:rsid w:val="00C702F0"/>
    <w:rsid w:val="00C8046B"/>
    <w:rsid w:val="00C875D0"/>
    <w:rsid w:val="00CA0B4D"/>
    <w:rsid w:val="00CB067A"/>
    <w:rsid w:val="00CB069A"/>
    <w:rsid w:val="00CC5C5B"/>
    <w:rsid w:val="00CC63E4"/>
    <w:rsid w:val="00CC6479"/>
    <w:rsid w:val="00CD5A0F"/>
    <w:rsid w:val="00CE36EB"/>
    <w:rsid w:val="00CF09ED"/>
    <w:rsid w:val="00CF613B"/>
    <w:rsid w:val="00CF75CB"/>
    <w:rsid w:val="00CF7DEA"/>
    <w:rsid w:val="00D062F6"/>
    <w:rsid w:val="00D069DA"/>
    <w:rsid w:val="00D10476"/>
    <w:rsid w:val="00D110F3"/>
    <w:rsid w:val="00D161CA"/>
    <w:rsid w:val="00D20A44"/>
    <w:rsid w:val="00D33D85"/>
    <w:rsid w:val="00D35304"/>
    <w:rsid w:val="00D367A5"/>
    <w:rsid w:val="00D44975"/>
    <w:rsid w:val="00D462DE"/>
    <w:rsid w:val="00D52D95"/>
    <w:rsid w:val="00D538B5"/>
    <w:rsid w:val="00D57944"/>
    <w:rsid w:val="00D629C2"/>
    <w:rsid w:val="00D635F3"/>
    <w:rsid w:val="00D65092"/>
    <w:rsid w:val="00D66BF9"/>
    <w:rsid w:val="00D7108F"/>
    <w:rsid w:val="00D82CBE"/>
    <w:rsid w:val="00D8393C"/>
    <w:rsid w:val="00D85F80"/>
    <w:rsid w:val="00D863D3"/>
    <w:rsid w:val="00D8653F"/>
    <w:rsid w:val="00D8719F"/>
    <w:rsid w:val="00D91EDA"/>
    <w:rsid w:val="00D92195"/>
    <w:rsid w:val="00D9695F"/>
    <w:rsid w:val="00DA1252"/>
    <w:rsid w:val="00DA46E3"/>
    <w:rsid w:val="00DA609A"/>
    <w:rsid w:val="00DA61F3"/>
    <w:rsid w:val="00DB439B"/>
    <w:rsid w:val="00DC1AED"/>
    <w:rsid w:val="00DC3627"/>
    <w:rsid w:val="00DD6D7E"/>
    <w:rsid w:val="00DD7811"/>
    <w:rsid w:val="00DE4F75"/>
    <w:rsid w:val="00E017B9"/>
    <w:rsid w:val="00E16830"/>
    <w:rsid w:val="00E169A5"/>
    <w:rsid w:val="00E3043C"/>
    <w:rsid w:val="00E34201"/>
    <w:rsid w:val="00E4230C"/>
    <w:rsid w:val="00E46B3A"/>
    <w:rsid w:val="00E62FB6"/>
    <w:rsid w:val="00E773CC"/>
    <w:rsid w:val="00E774B0"/>
    <w:rsid w:val="00E85D2F"/>
    <w:rsid w:val="00E9248B"/>
    <w:rsid w:val="00E9308F"/>
    <w:rsid w:val="00EA219D"/>
    <w:rsid w:val="00EB1D07"/>
    <w:rsid w:val="00EB4F89"/>
    <w:rsid w:val="00EB6FF4"/>
    <w:rsid w:val="00EC2774"/>
    <w:rsid w:val="00EC6675"/>
    <w:rsid w:val="00ED3F60"/>
    <w:rsid w:val="00ED4EB1"/>
    <w:rsid w:val="00EE1558"/>
    <w:rsid w:val="00EE5787"/>
    <w:rsid w:val="00EF2C6F"/>
    <w:rsid w:val="00EF4C3D"/>
    <w:rsid w:val="00F00DD4"/>
    <w:rsid w:val="00F01857"/>
    <w:rsid w:val="00F02781"/>
    <w:rsid w:val="00F21F64"/>
    <w:rsid w:val="00F22B1E"/>
    <w:rsid w:val="00F23447"/>
    <w:rsid w:val="00F26208"/>
    <w:rsid w:val="00F32D05"/>
    <w:rsid w:val="00F46811"/>
    <w:rsid w:val="00F55B54"/>
    <w:rsid w:val="00F6353D"/>
    <w:rsid w:val="00F6535E"/>
    <w:rsid w:val="00F71698"/>
    <w:rsid w:val="00F74E20"/>
    <w:rsid w:val="00F841BF"/>
    <w:rsid w:val="00FB00F4"/>
    <w:rsid w:val="00FB2907"/>
    <w:rsid w:val="00FB2EC0"/>
    <w:rsid w:val="00FB33C5"/>
    <w:rsid w:val="00FB595F"/>
    <w:rsid w:val="00FB686D"/>
    <w:rsid w:val="00FC061B"/>
    <w:rsid w:val="00FC3218"/>
    <w:rsid w:val="00FD0D96"/>
    <w:rsid w:val="00FD7FE2"/>
    <w:rsid w:val="00FE1890"/>
    <w:rsid w:val="00FE483E"/>
    <w:rsid w:val="00FF077E"/>
    <w:rsid w:val="00FF0DEF"/>
    <w:rsid w:val="00FF2767"/>
    <w:rsid w:val="00FF74FC"/>
    <w:rsid w:val="01224D8D"/>
    <w:rsid w:val="01443DC2"/>
    <w:rsid w:val="017F2FA5"/>
    <w:rsid w:val="01BD35AB"/>
    <w:rsid w:val="01CF32DE"/>
    <w:rsid w:val="02094D31"/>
    <w:rsid w:val="021138F7"/>
    <w:rsid w:val="024B31E6"/>
    <w:rsid w:val="026C0F10"/>
    <w:rsid w:val="02745507"/>
    <w:rsid w:val="02A227A1"/>
    <w:rsid w:val="02B9136C"/>
    <w:rsid w:val="02C0725B"/>
    <w:rsid w:val="02E82DB6"/>
    <w:rsid w:val="030431D8"/>
    <w:rsid w:val="030B4F55"/>
    <w:rsid w:val="03394EB3"/>
    <w:rsid w:val="03502602"/>
    <w:rsid w:val="03795BF7"/>
    <w:rsid w:val="037E57C0"/>
    <w:rsid w:val="03912F41"/>
    <w:rsid w:val="03EC0D2F"/>
    <w:rsid w:val="03F7F490"/>
    <w:rsid w:val="04130FB3"/>
    <w:rsid w:val="0427525A"/>
    <w:rsid w:val="044416B1"/>
    <w:rsid w:val="045C1871"/>
    <w:rsid w:val="048957A3"/>
    <w:rsid w:val="049C7630"/>
    <w:rsid w:val="04CB707B"/>
    <w:rsid w:val="04F3168F"/>
    <w:rsid w:val="04F37BA4"/>
    <w:rsid w:val="04F96FF0"/>
    <w:rsid w:val="05195B89"/>
    <w:rsid w:val="0529316F"/>
    <w:rsid w:val="05362C9E"/>
    <w:rsid w:val="05597A8E"/>
    <w:rsid w:val="0561412E"/>
    <w:rsid w:val="058A6B95"/>
    <w:rsid w:val="05C80770"/>
    <w:rsid w:val="05DA1C80"/>
    <w:rsid w:val="05DB04A3"/>
    <w:rsid w:val="05E63D54"/>
    <w:rsid w:val="060519C4"/>
    <w:rsid w:val="064C5047"/>
    <w:rsid w:val="064E336B"/>
    <w:rsid w:val="06A116ED"/>
    <w:rsid w:val="06CE6BD1"/>
    <w:rsid w:val="06E5685F"/>
    <w:rsid w:val="06E97F6B"/>
    <w:rsid w:val="07AC7A0B"/>
    <w:rsid w:val="07AE4C01"/>
    <w:rsid w:val="07DA4E54"/>
    <w:rsid w:val="080C0AA2"/>
    <w:rsid w:val="08201FB2"/>
    <w:rsid w:val="08311B3B"/>
    <w:rsid w:val="085602B5"/>
    <w:rsid w:val="085B619D"/>
    <w:rsid w:val="089B2A1B"/>
    <w:rsid w:val="08F43381"/>
    <w:rsid w:val="090E6890"/>
    <w:rsid w:val="092E2156"/>
    <w:rsid w:val="097E5D15"/>
    <w:rsid w:val="09846504"/>
    <w:rsid w:val="09B07D0D"/>
    <w:rsid w:val="09BA0A41"/>
    <w:rsid w:val="09CB082F"/>
    <w:rsid w:val="0A3D797F"/>
    <w:rsid w:val="0A5474AF"/>
    <w:rsid w:val="0A66555C"/>
    <w:rsid w:val="0A6E79D9"/>
    <w:rsid w:val="0A8C7A56"/>
    <w:rsid w:val="0A9A6B7F"/>
    <w:rsid w:val="0AA26F33"/>
    <w:rsid w:val="0AFF2E86"/>
    <w:rsid w:val="0B187AA4"/>
    <w:rsid w:val="0B422D73"/>
    <w:rsid w:val="0B974E6D"/>
    <w:rsid w:val="0BAA21C1"/>
    <w:rsid w:val="0BD060B1"/>
    <w:rsid w:val="0BE67BA2"/>
    <w:rsid w:val="0C027DD4"/>
    <w:rsid w:val="0C0D0B57"/>
    <w:rsid w:val="0C251698"/>
    <w:rsid w:val="0C2D5B74"/>
    <w:rsid w:val="0C312143"/>
    <w:rsid w:val="0C4072B2"/>
    <w:rsid w:val="0C510C4D"/>
    <w:rsid w:val="0C9E11A3"/>
    <w:rsid w:val="0CA44663"/>
    <w:rsid w:val="0CAC2B9A"/>
    <w:rsid w:val="0CC06645"/>
    <w:rsid w:val="0CDB100C"/>
    <w:rsid w:val="0CF236F8"/>
    <w:rsid w:val="0CF965C4"/>
    <w:rsid w:val="0D1B1CF5"/>
    <w:rsid w:val="0D366907"/>
    <w:rsid w:val="0D61407B"/>
    <w:rsid w:val="0DDD1689"/>
    <w:rsid w:val="0DE10621"/>
    <w:rsid w:val="0DED6FC6"/>
    <w:rsid w:val="0E4E31B8"/>
    <w:rsid w:val="0E6E1EFC"/>
    <w:rsid w:val="0EAE7C13"/>
    <w:rsid w:val="0EE1763C"/>
    <w:rsid w:val="0EE26D46"/>
    <w:rsid w:val="0EEB3836"/>
    <w:rsid w:val="0EF42964"/>
    <w:rsid w:val="0F246D10"/>
    <w:rsid w:val="0F752D39"/>
    <w:rsid w:val="0F9B0D24"/>
    <w:rsid w:val="0FA12732"/>
    <w:rsid w:val="0FBF0E36"/>
    <w:rsid w:val="0FC621C4"/>
    <w:rsid w:val="0FCB57D4"/>
    <w:rsid w:val="103701B7"/>
    <w:rsid w:val="103E5197"/>
    <w:rsid w:val="106324FE"/>
    <w:rsid w:val="107D339A"/>
    <w:rsid w:val="109E0A4B"/>
    <w:rsid w:val="10EA70AA"/>
    <w:rsid w:val="110E3E08"/>
    <w:rsid w:val="11190B93"/>
    <w:rsid w:val="1154735C"/>
    <w:rsid w:val="115D0D77"/>
    <w:rsid w:val="11681852"/>
    <w:rsid w:val="11794537"/>
    <w:rsid w:val="11964817"/>
    <w:rsid w:val="11A67E13"/>
    <w:rsid w:val="11B26E33"/>
    <w:rsid w:val="11D85BAE"/>
    <w:rsid w:val="11F06F83"/>
    <w:rsid w:val="11F8605E"/>
    <w:rsid w:val="1220319B"/>
    <w:rsid w:val="12213A4B"/>
    <w:rsid w:val="123663D5"/>
    <w:rsid w:val="1239627B"/>
    <w:rsid w:val="12711EE0"/>
    <w:rsid w:val="1279351E"/>
    <w:rsid w:val="12866F59"/>
    <w:rsid w:val="129569F8"/>
    <w:rsid w:val="129E11D6"/>
    <w:rsid w:val="12C678AC"/>
    <w:rsid w:val="12D90460"/>
    <w:rsid w:val="12F42BA4"/>
    <w:rsid w:val="13045E0D"/>
    <w:rsid w:val="134A71EB"/>
    <w:rsid w:val="13646587"/>
    <w:rsid w:val="13E22D66"/>
    <w:rsid w:val="14022575"/>
    <w:rsid w:val="143D52FE"/>
    <w:rsid w:val="147C3A47"/>
    <w:rsid w:val="14BD6892"/>
    <w:rsid w:val="151F4930"/>
    <w:rsid w:val="15657D89"/>
    <w:rsid w:val="1596627D"/>
    <w:rsid w:val="15AB46F1"/>
    <w:rsid w:val="15D1541F"/>
    <w:rsid w:val="15E84E80"/>
    <w:rsid w:val="160648A8"/>
    <w:rsid w:val="16385772"/>
    <w:rsid w:val="168B1A72"/>
    <w:rsid w:val="16BF0B10"/>
    <w:rsid w:val="16CC793D"/>
    <w:rsid w:val="16FF7CC7"/>
    <w:rsid w:val="1721504E"/>
    <w:rsid w:val="172A0C9A"/>
    <w:rsid w:val="174E1227"/>
    <w:rsid w:val="176E561B"/>
    <w:rsid w:val="17712A16"/>
    <w:rsid w:val="177C480D"/>
    <w:rsid w:val="17875ADE"/>
    <w:rsid w:val="17E668D1"/>
    <w:rsid w:val="17ED1422"/>
    <w:rsid w:val="187D363C"/>
    <w:rsid w:val="188B7B07"/>
    <w:rsid w:val="189270E7"/>
    <w:rsid w:val="189C1B55"/>
    <w:rsid w:val="18A20069"/>
    <w:rsid w:val="18AA14C9"/>
    <w:rsid w:val="18AF2C5F"/>
    <w:rsid w:val="18B83CF9"/>
    <w:rsid w:val="18FE14F5"/>
    <w:rsid w:val="19712571"/>
    <w:rsid w:val="19FD2C86"/>
    <w:rsid w:val="1A817C1E"/>
    <w:rsid w:val="1A956179"/>
    <w:rsid w:val="1AA442AB"/>
    <w:rsid w:val="1B0A560A"/>
    <w:rsid w:val="1B0B3181"/>
    <w:rsid w:val="1B23671D"/>
    <w:rsid w:val="1B32070E"/>
    <w:rsid w:val="1B6F3710"/>
    <w:rsid w:val="1BA66239"/>
    <w:rsid w:val="1BBC447B"/>
    <w:rsid w:val="1BCE436E"/>
    <w:rsid w:val="1BE35EAC"/>
    <w:rsid w:val="1BFE2CE6"/>
    <w:rsid w:val="1C0C5D7E"/>
    <w:rsid w:val="1C4C3A51"/>
    <w:rsid w:val="1C5D140B"/>
    <w:rsid w:val="1C7A6910"/>
    <w:rsid w:val="1CC83B25"/>
    <w:rsid w:val="1D2B1A65"/>
    <w:rsid w:val="1D3A0A6D"/>
    <w:rsid w:val="1D3C2A36"/>
    <w:rsid w:val="1D3E74CC"/>
    <w:rsid w:val="1D524C10"/>
    <w:rsid w:val="1D6656B1"/>
    <w:rsid w:val="1D79411E"/>
    <w:rsid w:val="1D996CC8"/>
    <w:rsid w:val="1D9D1F1D"/>
    <w:rsid w:val="1E1C0A91"/>
    <w:rsid w:val="1E214A6A"/>
    <w:rsid w:val="1E267594"/>
    <w:rsid w:val="1E311151"/>
    <w:rsid w:val="1E312EFF"/>
    <w:rsid w:val="1E8B6A70"/>
    <w:rsid w:val="1ED65F86"/>
    <w:rsid w:val="1F055AF0"/>
    <w:rsid w:val="1F4153C3"/>
    <w:rsid w:val="1F9D55A5"/>
    <w:rsid w:val="1FB771B9"/>
    <w:rsid w:val="2014244E"/>
    <w:rsid w:val="203D39F0"/>
    <w:rsid w:val="20581D27"/>
    <w:rsid w:val="206575E0"/>
    <w:rsid w:val="20887022"/>
    <w:rsid w:val="20B01A8E"/>
    <w:rsid w:val="20B0298F"/>
    <w:rsid w:val="20EB4E0E"/>
    <w:rsid w:val="212B632B"/>
    <w:rsid w:val="21716F87"/>
    <w:rsid w:val="218D6CE9"/>
    <w:rsid w:val="21A5207B"/>
    <w:rsid w:val="21B52099"/>
    <w:rsid w:val="21D84004"/>
    <w:rsid w:val="21E4594B"/>
    <w:rsid w:val="21EF7359"/>
    <w:rsid w:val="21F7445F"/>
    <w:rsid w:val="220821C8"/>
    <w:rsid w:val="2217240B"/>
    <w:rsid w:val="22296EBC"/>
    <w:rsid w:val="22550209"/>
    <w:rsid w:val="22714556"/>
    <w:rsid w:val="22827DBA"/>
    <w:rsid w:val="22A16179"/>
    <w:rsid w:val="22A52244"/>
    <w:rsid w:val="22B65342"/>
    <w:rsid w:val="232D5EFC"/>
    <w:rsid w:val="232E7A65"/>
    <w:rsid w:val="23487B36"/>
    <w:rsid w:val="235F406A"/>
    <w:rsid w:val="23A44173"/>
    <w:rsid w:val="23AB3753"/>
    <w:rsid w:val="23AF5D68"/>
    <w:rsid w:val="23BB713F"/>
    <w:rsid w:val="23D41AC5"/>
    <w:rsid w:val="23DA7313"/>
    <w:rsid w:val="23FC66E6"/>
    <w:rsid w:val="241577BE"/>
    <w:rsid w:val="25127651"/>
    <w:rsid w:val="257E08D4"/>
    <w:rsid w:val="259E291C"/>
    <w:rsid w:val="25B06D01"/>
    <w:rsid w:val="25B1435A"/>
    <w:rsid w:val="25CB4F7F"/>
    <w:rsid w:val="25FA62CC"/>
    <w:rsid w:val="26245400"/>
    <w:rsid w:val="262A67F5"/>
    <w:rsid w:val="2641214D"/>
    <w:rsid w:val="265E4AAD"/>
    <w:rsid w:val="26765643"/>
    <w:rsid w:val="2679327F"/>
    <w:rsid w:val="26854CAF"/>
    <w:rsid w:val="268E251A"/>
    <w:rsid w:val="26CC06FF"/>
    <w:rsid w:val="271C2272"/>
    <w:rsid w:val="273C5904"/>
    <w:rsid w:val="27604855"/>
    <w:rsid w:val="27625C9B"/>
    <w:rsid w:val="27664DFA"/>
    <w:rsid w:val="276E231E"/>
    <w:rsid w:val="27CC5A46"/>
    <w:rsid w:val="27E256D7"/>
    <w:rsid w:val="27FF0DC4"/>
    <w:rsid w:val="28165C58"/>
    <w:rsid w:val="288E3D80"/>
    <w:rsid w:val="294D3731"/>
    <w:rsid w:val="294E58DD"/>
    <w:rsid w:val="295126A7"/>
    <w:rsid w:val="29774E77"/>
    <w:rsid w:val="298A7DA5"/>
    <w:rsid w:val="298D73B8"/>
    <w:rsid w:val="29C03B97"/>
    <w:rsid w:val="29E12DF8"/>
    <w:rsid w:val="29F11912"/>
    <w:rsid w:val="2A42653B"/>
    <w:rsid w:val="2A57217E"/>
    <w:rsid w:val="2AB14A10"/>
    <w:rsid w:val="2ACB3F90"/>
    <w:rsid w:val="2AD33330"/>
    <w:rsid w:val="2ADD119A"/>
    <w:rsid w:val="2ADE5959"/>
    <w:rsid w:val="2AE86708"/>
    <w:rsid w:val="2B096738"/>
    <w:rsid w:val="2B4669D6"/>
    <w:rsid w:val="2B58338B"/>
    <w:rsid w:val="2B5E1648"/>
    <w:rsid w:val="2B732DD3"/>
    <w:rsid w:val="2B805BA9"/>
    <w:rsid w:val="2B811D52"/>
    <w:rsid w:val="2BBB7993"/>
    <w:rsid w:val="2BE7258F"/>
    <w:rsid w:val="2C00245B"/>
    <w:rsid w:val="2C0A17C8"/>
    <w:rsid w:val="2C161986"/>
    <w:rsid w:val="2C813804"/>
    <w:rsid w:val="2C8E59C0"/>
    <w:rsid w:val="2CE211DE"/>
    <w:rsid w:val="2CE957B3"/>
    <w:rsid w:val="2CF860BF"/>
    <w:rsid w:val="2D0D1776"/>
    <w:rsid w:val="2D275305"/>
    <w:rsid w:val="2D2D36CA"/>
    <w:rsid w:val="2D2F7082"/>
    <w:rsid w:val="2D3F3A34"/>
    <w:rsid w:val="2D5D7DE9"/>
    <w:rsid w:val="2DA8019B"/>
    <w:rsid w:val="2DC234D6"/>
    <w:rsid w:val="2DC72482"/>
    <w:rsid w:val="2DD54E55"/>
    <w:rsid w:val="2E076CFD"/>
    <w:rsid w:val="2E214B8D"/>
    <w:rsid w:val="2E2660E3"/>
    <w:rsid w:val="2E391DDF"/>
    <w:rsid w:val="2E4A7CE8"/>
    <w:rsid w:val="2E554CE2"/>
    <w:rsid w:val="2E960C18"/>
    <w:rsid w:val="2EBD433B"/>
    <w:rsid w:val="2EC65278"/>
    <w:rsid w:val="2ECB074C"/>
    <w:rsid w:val="2EE858E9"/>
    <w:rsid w:val="2F2C155F"/>
    <w:rsid w:val="2F5B5D05"/>
    <w:rsid w:val="2F7C27D7"/>
    <w:rsid w:val="2F863070"/>
    <w:rsid w:val="2F8D5993"/>
    <w:rsid w:val="2F8F4027"/>
    <w:rsid w:val="2F9333BA"/>
    <w:rsid w:val="2F97027C"/>
    <w:rsid w:val="2FDA422A"/>
    <w:rsid w:val="2FE04785"/>
    <w:rsid w:val="2FF31FC5"/>
    <w:rsid w:val="301F237E"/>
    <w:rsid w:val="3025584C"/>
    <w:rsid w:val="30586A11"/>
    <w:rsid w:val="305A328C"/>
    <w:rsid w:val="30696528"/>
    <w:rsid w:val="308F6855"/>
    <w:rsid w:val="30B40786"/>
    <w:rsid w:val="30E77E44"/>
    <w:rsid w:val="311A00DC"/>
    <w:rsid w:val="315A0567"/>
    <w:rsid w:val="31770E1F"/>
    <w:rsid w:val="31E86E1E"/>
    <w:rsid w:val="31F6358B"/>
    <w:rsid w:val="32305F32"/>
    <w:rsid w:val="32480A5B"/>
    <w:rsid w:val="32514365"/>
    <w:rsid w:val="327F0285"/>
    <w:rsid w:val="32FD5897"/>
    <w:rsid w:val="331A1D5C"/>
    <w:rsid w:val="33486D37"/>
    <w:rsid w:val="336124CC"/>
    <w:rsid w:val="33983C91"/>
    <w:rsid w:val="33A27C04"/>
    <w:rsid w:val="33A63059"/>
    <w:rsid w:val="33CF473F"/>
    <w:rsid w:val="33EF7FB2"/>
    <w:rsid w:val="342D438D"/>
    <w:rsid w:val="344175CA"/>
    <w:rsid w:val="346B0409"/>
    <w:rsid w:val="34843CF2"/>
    <w:rsid w:val="34952272"/>
    <w:rsid w:val="349C7914"/>
    <w:rsid w:val="34A8562D"/>
    <w:rsid w:val="34AC2E87"/>
    <w:rsid w:val="34D07778"/>
    <w:rsid w:val="34EB7600"/>
    <w:rsid w:val="34FF22A1"/>
    <w:rsid w:val="350706C1"/>
    <w:rsid w:val="35565E0D"/>
    <w:rsid w:val="35865037"/>
    <w:rsid w:val="3597289E"/>
    <w:rsid w:val="35B478DE"/>
    <w:rsid w:val="35C35B39"/>
    <w:rsid w:val="36027DB7"/>
    <w:rsid w:val="363B2E2A"/>
    <w:rsid w:val="364533F4"/>
    <w:rsid w:val="36546DC3"/>
    <w:rsid w:val="36664B89"/>
    <w:rsid w:val="367220B7"/>
    <w:rsid w:val="3697479E"/>
    <w:rsid w:val="369D7429"/>
    <w:rsid w:val="36B45A23"/>
    <w:rsid w:val="370E0CBF"/>
    <w:rsid w:val="37205599"/>
    <w:rsid w:val="37281AFC"/>
    <w:rsid w:val="37546510"/>
    <w:rsid w:val="37AD49B3"/>
    <w:rsid w:val="388D0E3B"/>
    <w:rsid w:val="38934A8A"/>
    <w:rsid w:val="38AA5930"/>
    <w:rsid w:val="38C20904"/>
    <w:rsid w:val="38C458C0"/>
    <w:rsid w:val="38F54312"/>
    <w:rsid w:val="392068C2"/>
    <w:rsid w:val="3944379D"/>
    <w:rsid w:val="3958538C"/>
    <w:rsid w:val="39C973DD"/>
    <w:rsid w:val="39DA3FF3"/>
    <w:rsid w:val="3A092B2A"/>
    <w:rsid w:val="3A1E4827"/>
    <w:rsid w:val="3A511293"/>
    <w:rsid w:val="3A542A7E"/>
    <w:rsid w:val="3A5E16F3"/>
    <w:rsid w:val="3A95234D"/>
    <w:rsid w:val="3AAD359B"/>
    <w:rsid w:val="3AE8273F"/>
    <w:rsid w:val="3AF060BE"/>
    <w:rsid w:val="3B0D5A80"/>
    <w:rsid w:val="3B1D4ADF"/>
    <w:rsid w:val="3B245E6D"/>
    <w:rsid w:val="3B463C83"/>
    <w:rsid w:val="3B8625FC"/>
    <w:rsid w:val="3B993054"/>
    <w:rsid w:val="3BAB20EB"/>
    <w:rsid w:val="3BC74A4B"/>
    <w:rsid w:val="3BCD72BC"/>
    <w:rsid w:val="3BE476AD"/>
    <w:rsid w:val="3BEB151F"/>
    <w:rsid w:val="3BF619FB"/>
    <w:rsid w:val="3C173C75"/>
    <w:rsid w:val="3C5C0975"/>
    <w:rsid w:val="3C697A3C"/>
    <w:rsid w:val="3C762309"/>
    <w:rsid w:val="3C77717F"/>
    <w:rsid w:val="3C811119"/>
    <w:rsid w:val="3C9C46EF"/>
    <w:rsid w:val="3CCA7446"/>
    <w:rsid w:val="3CF336A6"/>
    <w:rsid w:val="3D0870C9"/>
    <w:rsid w:val="3D1B574E"/>
    <w:rsid w:val="3D2B1473"/>
    <w:rsid w:val="3D674065"/>
    <w:rsid w:val="3D7A622A"/>
    <w:rsid w:val="3E0F03F9"/>
    <w:rsid w:val="3E390C7A"/>
    <w:rsid w:val="3E4403A1"/>
    <w:rsid w:val="3E460C1E"/>
    <w:rsid w:val="3E9C3443"/>
    <w:rsid w:val="3EBC2E64"/>
    <w:rsid w:val="3EDE6333"/>
    <w:rsid w:val="3EFA3789"/>
    <w:rsid w:val="3F013DFA"/>
    <w:rsid w:val="3F143684"/>
    <w:rsid w:val="3F6157AF"/>
    <w:rsid w:val="3FCC62E3"/>
    <w:rsid w:val="3FD675BF"/>
    <w:rsid w:val="40062B95"/>
    <w:rsid w:val="401D43BA"/>
    <w:rsid w:val="40672358"/>
    <w:rsid w:val="40D37675"/>
    <w:rsid w:val="40D95004"/>
    <w:rsid w:val="40F462E2"/>
    <w:rsid w:val="40FE4A6B"/>
    <w:rsid w:val="410119DB"/>
    <w:rsid w:val="416338AD"/>
    <w:rsid w:val="41861CD5"/>
    <w:rsid w:val="418A5BF1"/>
    <w:rsid w:val="41915ADF"/>
    <w:rsid w:val="41AC1C01"/>
    <w:rsid w:val="41B13830"/>
    <w:rsid w:val="41CE6B33"/>
    <w:rsid w:val="41D574F9"/>
    <w:rsid w:val="41EA4EB9"/>
    <w:rsid w:val="4210293A"/>
    <w:rsid w:val="421263AC"/>
    <w:rsid w:val="42520D51"/>
    <w:rsid w:val="42927B60"/>
    <w:rsid w:val="42986B40"/>
    <w:rsid w:val="42B218B0"/>
    <w:rsid w:val="42DE6296"/>
    <w:rsid w:val="43302ED5"/>
    <w:rsid w:val="433E646D"/>
    <w:rsid w:val="43B231A5"/>
    <w:rsid w:val="43FC7EC6"/>
    <w:rsid w:val="44086A14"/>
    <w:rsid w:val="44CA6F93"/>
    <w:rsid w:val="44D52958"/>
    <w:rsid w:val="44D927D7"/>
    <w:rsid w:val="44E4299A"/>
    <w:rsid w:val="451278DC"/>
    <w:rsid w:val="453E7B2C"/>
    <w:rsid w:val="45903299"/>
    <w:rsid w:val="45E83A7C"/>
    <w:rsid w:val="45F16684"/>
    <w:rsid w:val="4609638B"/>
    <w:rsid w:val="460F7D00"/>
    <w:rsid w:val="46223D03"/>
    <w:rsid w:val="463827CD"/>
    <w:rsid w:val="46524DE7"/>
    <w:rsid w:val="4669318B"/>
    <w:rsid w:val="466B5DE1"/>
    <w:rsid w:val="46DF7ADF"/>
    <w:rsid w:val="46FB5800"/>
    <w:rsid w:val="47013917"/>
    <w:rsid w:val="47135768"/>
    <w:rsid w:val="474A7E99"/>
    <w:rsid w:val="479F0B82"/>
    <w:rsid w:val="47B3698E"/>
    <w:rsid w:val="47C65C99"/>
    <w:rsid w:val="47D227AD"/>
    <w:rsid w:val="47EA2288"/>
    <w:rsid w:val="481B6175"/>
    <w:rsid w:val="48605F61"/>
    <w:rsid w:val="48861F15"/>
    <w:rsid w:val="48BA5E9D"/>
    <w:rsid w:val="48BB7650"/>
    <w:rsid w:val="48C40F81"/>
    <w:rsid w:val="48D24ACE"/>
    <w:rsid w:val="48D845C4"/>
    <w:rsid w:val="49507E2D"/>
    <w:rsid w:val="4990105B"/>
    <w:rsid w:val="49C600F0"/>
    <w:rsid w:val="49CF1CFD"/>
    <w:rsid w:val="49F7299F"/>
    <w:rsid w:val="49FB565B"/>
    <w:rsid w:val="49FD60D3"/>
    <w:rsid w:val="4A174A42"/>
    <w:rsid w:val="4A3B53BC"/>
    <w:rsid w:val="4AC03FAF"/>
    <w:rsid w:val="4AE87F64"/>
    <w:rsid w:val="4B62209A"/>
    <w:rsid w:val="4B865745"/>
    <w:rsid w:val="4B8E165E"/>
    <w:rsid w:val="4B93476B"/>
    <w:rsid w:val="4BAC05E4"/>
    <w:rsid w:val="4BAE42C3"/>
    <w:rsid w:val="4BB9216E"/>
    <w:rsid w:val="4BC26FB2"/>
    <w:rsid w:val="4BC36FDC"/>
    <w:rsid w:val="4BDE7851"/>
    <w:rsid w:val="4C0D7CC6"/>
    <w:rsid w:val="4C18561A"/>
    <w:rsid w:val="4C2A5F81"/>
    <w:rsid w:val="4C2C4B82"/>
    <w:rsid w:val="4C323EF5"/>
    <w:rsid w:val="4C453D04"/>
    <w:rsid w:val="4C650094"/>
    <w:rsid w:val="4C771B75"/>
    <w:rsid w:val="4C78066F"/>
    <w:rsid w:val="4C800A2A"/>
    <w:rsid w:val="4C9C1031"/>
    <w:rsid w:val="4D2708A3"/>
    <w:rsid w:val="4D5E5FCC"/>
    <w:rsid w:val="4D646C4B"/>
    <w:rsid w:val="4D89064E"/>
    <w:rsid w:val="4D95523B"/>
    <w:rsid w:val="4DA44BEC"/>
    <w:rsid w:val="4DAE7CEA"/>
    <w:rsid w:val="4DF939A8"/>
    <w:rsid w:val="4E04568A"/>
    <w:rsid w:val="4E200BEB"/>
    <w:rsid w:val="4E3018B1"/>
    <w:rsid w:val="4E3E7E80"/>
    <w:rsid w:val="4E57082F"/>
    <w:rsid w:val="4E905AAB"/>
    <w:rsid w:val="4E9F5BF5"/>
    <w:rsid w:val="4EC15B68"/>
    <w:rsid w:val="4EEA3A84"/>
    <w:rsid w:val="4F013C07"/>
    <w:rsid w:val="4F3044AF"/>
    <w:rsid w:val="4F3C3EF2"/>
    <w:rsid w:val="4F415742"/>
    <w:rsid w:val="4F443F6F"/>
    <w:rsid w:val="4F493C9D"/>
    <w:rsid w:val="4F4E3105"/>
    <w:rsid w:val="4F4E4E0F"/>
    <w:rsid w:val="4F515D08"/>
    <w:rsid w:val="4F957002"/>
    <w:rsid w:val="4F9D18F3"/>
    <w:rsid w:val="4FAC7D88"/>
    <w:rsid w:val="4FBD27C6"/>
    <w:rsid w:val="4FC273B5"/>
    <w:rsid w:val="4FC516B2"/>
    <w:rsid w:val="4FD80146"/>
    <w:rsid w:val="4FFF0B07"/>
    <w:rsid w:val="501D3CEF"/>
    <w:rsid w:val="50233B65"/>
    <w:rsid w:val="50652AF7"/>
    <w:rsid w:val="50914019"/>
    <w:rsid w:val="509176A9"/>
    <w:rsid w:val="50D92DFE"/>
    <w:rsid w:val="50E6185A"/>
    <w:rsid w:val="5112495F"/>
    <w:rsid w:val="5117351C"/>
    <w:rsid w:val="51394A0A"/>
    <w:rsid w:val="516F0C63"/>
    <w:rsid w:val="51C03EA2"/>
    <w:rsid w:val="51F505A3"/>
    <w:rsid w:val="51FF6FD5"/>
    <w:rsid w:val="521B171B"/>
    <w:rsid w:val="524469C5"/>
    <w:rsid w:val="52613741"/>
    <w:rsid w:val="526872BC"/>
    <w:rsid w:val="527B1310"/>
    <w:rsid w:val="52BE3D39"/>
    <w:rsid w:val="530524D1"/>
    <w:rsid w:val="531243A6"/>
    <w:rsid w:val="53266239"/>
    <w:rsid w:val="53367EE8"/>
    <w:rsid w:val="53477F06"/>
    <w:rsid w:val="5350427B"/>
    <w:rsid w:val="5350798F"/>
    <w:rsid w:val="535E64A6"/>
    <w:rsid w:val="53680CC2"/>
    <w:rsid w:val="536D130F"/>
    <w:rsid w:val="538D4F86"/>
    <w:rsid w:val="53B4720E"/>
    <w:rsid w:val="543110C2"/>
    <w:rsid w:val="545F361A"/>
    <w:rsid w:val="549362B3"/>
    <w:rsid w:val="54A8078A"/>
    <w:rsid w:val="5505540A"/>
    <w:rsid w:val="55393C6A"/>
    <w:rsid w:val="55960C0A"/>
    <w:rsid w:val="55974E6E"/>
    <w:rsid w:val="55C450BC"/>
    <w:rsid w:val="561B4F52"/>
    <w:rsid w:val="562431B2"/>
    <w:rsid w:val="56251AAB"/>
    <w:rsid w:val="563A0FCF"/>
    <w:rsid w:val="56536767"/>
    <w:rsid w:val="565F01AD"/>
    <w:rsid w:val="56C1517E"/>
    <w:rsid w:val="56CD0D0F"/>
    <w:rsid w:val="5734203A"/>
    <w:rsid w:val="577657A3"/>
    <w:rsid w:val="57B12E61"/>
    <w:rsid w:val="57B91294"/>
    <w:rsid w:val="580E4ADF"/>
    <w:rsid w:val="584E7C2E"/>
    <w:rsid w:val="584F2E7E"/>
    <w:rsid w:val="58565030"/>
    <w:rsid w:val="588D4BFA"/>
    <w:rsid w:val="58B714C6"/>
    <w:rsid w:val="58B83CE6"/>
    <w:rsid w:val="58DC502F"/>
    <w:rsid w:val="58E85938"/>
    <w:rsid w:val="58F6176E"/>
    <w:rsid w:val="591A5DA5"/>
    <w:rsid w:val="598F40AB"/>
    <w:rsid w:val="59D10B16"/>
    <w:rsid w:val="59FE26A4"/>
    <w:rsid w:val="5A4B14AE"/>
    <w:rsid w:val="5A6E6957"/>
    <w:rsid w:val="5A7D54FB"/>
    <w:rsid w:val="5AAD684D"/>
    <w:rsid w:val="5ACB1A0A"/>
    <w:rsid w:val="5B174492"/>
    <w:rsid w:val="5B1F705C"/>
    <w:rsid w:val="5B8A71CF"/>
    <w:rsid w:val="5B94004E"/>
    <w:rsid w:val="5B953367"/>
    <w:rsid w:val="5BA83AF9"/>
    <w:rsid w:val="5BEF179D"/>
    <w:rsid w:val="5C2C0D6A"/>
    <w:rsid w:val="5C533A65"/>
    <w:rsid w:val="5C6739B4"/>
    <w:rsid w:val="5CB84239"/>
    <w:rsid w:val="5CDD75E0"/>
    <w:rsid w:val="5D0D6309"/>
    <w:rsid w:val="5D3667A6"/>
    <w:rsid w:val="5D5B2624"/>
    <w:rsid w:val="5D737C48"/>
    <w:rsid w:val="5DA02FC1"/>
    <w:rsid w:val="5DA50081"/>
    <w:rsid w:val="5DE517E1"/>
    <w:rsid w:val="5DEB5F1F"/>
    <w:rsid w:val="5DF24B50"/>
    <w:rsid w:val="5DFD46E8"/>
    <w:rsid w:val="5E176A61"/>
    <w:rsid w:val="5E177DD7"/>
    <w:rsid w:val="5E395BA4"/>
    <w:rsid w:val="5E3C1763"/>
    <w:rsid w:val="5E426E16"/>
    <w:rsid w:val="5E6B71EA"/>
    <w:rsid w:val="5E6F5647"/>
    <w:rsid w:val="5E96216D"/>
    <w:rsid w:val="5EA9392A"/>
    <w:rsid w:val="5ED42155"/>
    <w:rsid w:val="5EE01DAA"/>
    <w:rsid w:val="5F7C42B5"/>
    <w:rsid w:val="5F7F620B"/>
    <w:rsid w:val="5F852E85"/>
    <w:rsid w:val="5F887C87"/>
    <w:rsid w:val="5FB92B44"/>
    <w:rsid w:val="5FD02AB6"/>
    <w:rsid w:val="5FED10F1"/>
    <w:rsid w:val="5FF4555F"/>
    <w:rsid w:val="60040066"/>
    <w:rsid w:val="603F1C21"/>
    <w:rsid w:val="60AA275E"/>
    <w:rsid w:val="60B55E8F"/>
    <w:rsid w:val="60BE6929"/>
    <w:rsid w:val="60D74C39"/>
    <w:rsid w:val="60E750C3"/>
    <w:rsid w:val="60EA53FD"/>
    <w:rsid w:val="610E232B"/>
    <w:rsid w:val="61306A6A"/>
    <w:rsid w:val="61447E20"/>
    <w:rsid w:val="61545CF8"/>
    <w:rsid w:val="61F37874"/>
    <w:rsid w:val="62010068"/>
    <w:rsid w:val="62080E3E"/>
    <w:rsid w:val="621576B3"/>
    <w:rsid w:val="621A3EBE"/>
    <w:rsid w:val="62281D58"/>
    <w:rsid w:val="624C5EBA"/>
    <w:rsid w:val="626B23B8"/>
    <w:rsid w:val="627B3CB8"/>
    <w:rsid w:val="628C72AA"/>
    <w:rsid w:val="629C5739"/>
    <w:rsid w:val="629E498E"/>
    <w:rsid w:val="62B64D4D"/>
    <w:rsid w:val="62E775FD"/>
    <w:rsid w:val="62FB6C04"/>
    <w:rsid w:val="63121C38"/>
    <w:rsid w:val="631F24C5"/>
    <w:rsid w:val="634F36C6"/>
    <w:rsid w:val="635B6ECD"/>
    <w:rsid w:val="63A86D8C"/>
    <w:rsid w:val="63AB6987"/>
    <w:rsid w:val="63F875A0"/>
    <w:rsid w:val="64370C93"/>
    <w:rsid w:val="643C63EF"/>
    <w:rsid w:val="646F3289"/>
    <w:rsid w:val="647865F8"/>
    <w:rsid w:val="64805613"/>
    <w:rsid w:val="648C2200"/>
    <w:rsid w:val="648F1CFA"/>
    <w:rsid w:val="64E149E6"/>
    <w:rsid w:val="64EF4458"/>
    <w:rsid w:val="650A5824"/>
    <w:rsid w:val="654110CB"/>
    <w:rsid w:val="654F4FE5"/>
    <w:rsid w:val="65517282"/>
    <w:rsid w:val="65545142"/>
    <w:rsid w:val="655F2EB4"/>
    <w:rsid w:val="656E434E"/>
    <w:rsid w:val="657E49D1"/>
    <w:rsid w:val="65AA2625"/>
    <w:rsid w:val="65AA43C0"/>
    <w:rsid w:val="65BB635E"/>
    <w:rsid w:val="65E848BE"/>
    <w:rsid w:val="65F75DA9"/>
    <w:rsid w:val="66101939"/>
    <w:rsid w:val="662817F5"/>
    <w:rsid w:val="66313FE8"/>
    <w:rsid w:val="663B09FA"/>
    <w:rsid w:val="66424F92"/>
    <w:rsid w:val="665E7C08"/>
    <w:rsid w:val="667E2C6C"/>
    <w:rsid w:val="66BA79BE"/>
    <w:rsid w:val="66BB1AD6"/>
    <w:rsid w:val="66C937E0"/>
    <w:rsid w:val="66E005EB"/>
    <w:rsid w:val="67352B77"/>
    <w:rsid w:val="675447C1"/>
    <w:rsid w:val="677F7E04"/>
    <w:rsid w:val="6784366C"/>
    <w:rsid w:val="67A9489F"/>
    <w:rsid w:val="67F3434E"/>
    <w:rsid w:val="68106D2C"/>
    <w:rsid w:val="6823411E"/>
    <w:rsid w:val="68456C28"/>
    <w:rsid w:val="68734833"/>
    <w:rsid w:val="68906D92"/>
    <w:rsid w:val="68C06926"/>
    <w:rsid w:val="68CC58FB"/>
    <w:rsid w:val="68DF5C32"/>
    <w:rsid w:val="68E82E15"/>
    <w:rsid w:val="6905049C"/>
    <w:rsid w:val="691C26B9"/>
    <w:rsid w:val="692D249D"/>
    <w:rsid w:val="69355853"/>
    <w:rsid w:val="6968357A"/>
    <w:rsid w:val="698F668C"/>
    <w:rsid w:val="69A202CA"/>
    <w:rsid w:val="69A719B8"/>
    <w:rsid w:val="69A80A2D"/>
    <w:rsid w:val="69AA2125"/>
    <w:rsid w:val="69D22C56"/>
    <w:rsid w:val="69DA4632"/>
    <w:rsid w:val="69E77EE2"/>
    <w:rsid w:val="69E94057"/>
    <w:rsid w:val="69F067F2"/>
    <w:rsid w:val="69F737B3"/>
    <w:rsid w:val="6A016C65"/>
    <w:rsid w:val="6A064F0D"/>
    <w:rsid w:val="6A0817F1"/>
    <w:rsid w:val="6A164324"/>
    <w:rsid w:val="6A2124A3"/>
    <w:rsid w:val="6A3265B4"/>
    <w:rsid w:val="6A6E23B2"/>
    <w:rsid w:val="6A9341FD"/>
    <w:rsid w:val="6AB01802"/>
    <w:rsid w:val="6B0579FD"/>
    <w:rsid w:val="6B185712"/>
    <w:rsid w:val="6B77229D"/>
    <w:rsid w:val="6B7902BB"/>
    <w:rsid w:val="6B973548"/>
    <w:rsid w:val="6C273978"/>
    <w:rsid w:val="6C554283"/>
    <w:rsid w:val="6C8343B1"/>
    <w:rsid w:val="6C850FA3"/>
    <w:rsid w:val="6C9533B1"/>
    <w:rsid w:val="6CBD1303"/>
    <w:rsid w:val="6D280899"/>
    <w:rsid w:val="6D297EFB"/>
    <w:rsid w:val="6D977E57"/>
    <w:rsid w:val="6DAA1953"/>
    <w:rsid w:val="6DB9287A"/>
    <w:rsid w:val="6DBC04F9"/>
    <w:rsid w:val="6DEF7291"/>
    <w:rsid w:val="6E041063"/>
    <w:rsid w:val="6E0C43BB"/>
    <w:rsid w:val="6E4D1D81"/>
    <w:rsid w:val="6E91041D"/>
    <w:rsid w:val="6EA34CD9"/>
    <w:rsid w:val="6EA36ACE"/>
    <w:rsid w:val="6EBC193D"/>
    <w:rsid w:val="6ED0398B"/>
    <w:rsid w:val="6F277B4C"/>
    <w:rsid w:val="6F4007E2"/>
    <w:rsid w:val="6F743FC6"/>
    <w:rsid w:val="6F76225A"/>
    <w:rsid w:val="6FCC795E"/>
    <w:rsid w:val="6FE444A3"/>
    <w:rsid w:val="6FFA0F0F"/>
    <w:rsid w:val="70121445"/>
    <w:rsid w:val="702656AA"/>
    <w:rsid w:val="706177C0"/>
    <w:rsid w:val="707E29F5"/>
    <w:rsid w:val="708802C0"/>
    <w:rsid w:val="708C2ED6"/>
    <w:rsid w:val="70A42689"/>
    <w:rsid w:val="70B623BC"/>
    <w:rsid w:val="70BF1386"/>
    <w:rsid w:val="70F83793"/>
    <w:rsid w:val="70F83CE8"/>
    <w:rsid w:val="718551FD"/>
    <w:rsid w:val="71ED718D"/>
    <w:rsid w:val="720979F9"/>
    <w:rsid w:val="725B4CBD"/>
    <w:rsid w:val="72716493"/>
    <w:rsid w:val="72843A05"/>
    <w:rsid w:val="728E1843"/>
    <w:rsid w:val="729825D5"/>
    <w:rsid w:val="72D924D1"/>
    <w:rsid w:val="72ED2D28"/>
    <w:rsid w:val="72FC1CE1"/>
    <w:rsid w:val="732E66F5"/>
    <w:rsid w:val="732E6B82"/>
    <w:rsid w:val="7349576A"/>
    <w:rsid w:val="736723E4"/>
    <w:rsid w:val="738E7E4C"/>
    <w:rsid w:val="73B13477"/>
    <w:rsid w:val="73B201A2"/>
    <w:rsid w:val="73F070CD"/>
    <w:rsid w:val="745C6515"/>
    <w:rsid w:val="74700B0A"/>
    <w:rsid w:val="74840FEB"/>
    <w:rsid w:val="74A11861"/>
    <w:rsid w:val="74A6665C"/>
    <w:rsid w:val="74CE42E8"/>
    <w:rsid w:val="74ED2A56"/>
    <w:rsid w:val="74FB7B98"/>
    <w:rsid w:val="75055002"/>
    <w:rsid w:val="75070F8F"/>
    <w:rsid w:val="75270724"/>
    <w:rsid w:val="75382B89"/>
    <w:rsid w:val="7548217D"/>
    <w:rsid w:val="7557416E"/>
    <w:rsid w:val="75B62C87"/>
    <w:rsid w:val="75D43A11"/>
    <w:rsid w:val="75ED062E"/>
    <w:rsid w:val="75F97DAA"/>
    <w:rsid w:val="76066D59"/>
    <w:rsid w:val="762C281B"/>
    <w:rsid w:val="764A6D8B"/>
    <w:rsid w:val="765F08B0"/>
    <w:rsid w:val="76614BD4"/>
    <w:rsid w:val="76624793"/>
    <w:rsid w:val="76714414"/>
    <w:rsid w:val="76997B0A"/>
    <w:rsid w:val="774E334F"/>
    <w:rsid w:val="77846DA4"/>
    <w:rsid w:val="779C40BA"/>
    <w:rsid w:val="77A42FB2"/>
    <w:rsid w:val="77B7489D"/>
    <w:rsid w:val="77E11838"/>
    <w:rsid w:val="77E617D9"/>
    <w:rsid w:val="783973CD"/>
    <w:rsid w:val="784B5E3D"/>
    <w:rsid w:val="7862103E"/>
    <w:rsid w:val="786439D1"/>
    <w:rsid w:val="786B1CDE"/>
    <w:rsid w:val="787F0E75"/>
    <w:rsid w:val="78A50654"/>
    <w:rsid w:val="78BA38AF"/>
    <w:rsid w:val="78BE7B50"/>
    <w:rsid w:val="79247540"/>
    <w:rsid w:val="792640E8"/>
    <w:rsid w:val="792756A4"/>
    <w:rsid w:val="792F27CD"/>
    <w:rsid w:val="79323BAC"/>
    <w:rsid w:val="793A6280"/>
    <w:rsid w:val="793B4DF7"/>
    <w:rsid w:val="79444A09"/>
    <w:rsid w:val="799231EC"/>
    <w:rsid w:val="79C124FE"/>
    <w:rsid w:val="79D5744A"/>
    <w:rsid w:val="79DA0653"/>
    <w:rsid w:val="79DE7BA6"/>
    <w:rsid w:val="7A17211E"/>
    <w:rsid w:val="7A715CD2"/>
    <w:rsid w:val="7A787DC6"/>
    <w:rsid w:val="7A813A3B"/>
    <w:rsid w:val="7A864686"/>
    <w:rsid w:val="7A8F0EED"/>
    <w:rsid w:val="7AA14074"/>
    <w:rsid w:val="7AFC23C4"/>
    <w:rsid w:val="7B9F686F"/>
    <w:rsid w:val="7BBB2021"/>
    <w:rsid w:val="7BCD74F3"/>
    <w:rsid w:val="7C0A46A3"/>
    <w:rsid w:val="7C27553D"/>
    <w:rsid w:val="7C6D4268"/>
    <w:rsid w:val="7C8617DD"/>
    <w:rsid w:val="7CB63765"/>
    <w:rsid w:val="7CF624BE"/>
    <w:rsid w:val="7CFF6EC4"/>
    <w:rsid w:val="7D085C04"/>
    <w:rsid w:val="7D453519"/>
    <w:rsid w:val="7D76061F"/>
    <w:rsid w:val="7D8659A8"/>
    <w:rsid w:val="7DAC1D20"/>
    <w:rsid w:val="7DC177A1"/>
    <w:rsid w:val="7DD65D1C"/>
    <w:rsid w:val="7DE021D6"/>
    <w:rsid w:val="7E5E49FA"/>
    <w:rsid w:val="7E7A711F"/>
    <w:rsid w:val="7E955CBC"/>
    <w:rsid w:val="7ED405DD"/>
    <w:rsid w:val="7EF16293"/>
    <w:rsid w:val="7EF943D5"/>
    <w:rsid w:val="7F2D47CF"/>
    <w:rsid w:val="7F5A53F2"/>
    <w:rsid w:val="7F6A2CF0"/>
    <w:rsid w:val="7F792126"/>
    <w:rsid w:val="7F8C56AF"/>
    <w:rsid w:val="7FAC155A"/>
    <w:rsid w:val="ADB328AE"/>
    <w:rsid w:val="BFAF3978"/>
    <w:rsid w:val="CAFEEC76"/>
    <w:rsid w:val="DEFECC0A"/>
    <w:rsid w:val="E7FF9E90"/>
    <w:rsid w:val="EBE72186"/>
    <w:rsid w:val="EE7F4859"/>
    <w:rsid w:val="F5FFA5C2"/>
    <w:rsid w:val="F96F0DE2"/>
    <w:rsid w:val="FA3CDE69"/>
    <w:rsid w:val="FBF78DC7"/>
    <w:rsid w:val="FDBDE40D"/>
    <w:rsid w:val="FDFFAB5D"/>
    <w:rsid w:val="FFB5288F"/>
    <w:rsid w:val="FFBE354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semiHidden="0" w:name="heading 2" w:locked="1"/>
    <w:lsdException w:qFormat="1" w:uiPriority="9" w:semiHidden="0" w:name="heading 3" w:locked="1"/>
    <w:lsdException w:qFormat="1" w:uiPriority="0" w:semiHidden="0" w:name="heading 4" w:locked="1"/>
    <w:lsdException w:qFormat="1" w:uiPriority="0" w:semiHidden="0" w:name="heading 5" w:locked="1"/>
    <w:lsdException w:qFormat="1" w:uiPriority="0" w:semiHidden="0" w:name="heading 6" w:locked="1"/>
    <w:lsdException w:qFormat="1" w:uiPriority="0" w:semiHidden="0" w:name="heading 7" w:locked="1"/>
    <w:lsdException w:qFormat="1" w:uiPriority="0" w:semiHidden="0" w:name="heading 8" w:locked="1"/>
    <w:lsdException w:qFormat="1" w:uiPriority="0" w:semiHidden="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qFormat="1" w:uiPriority="99" w:semiHidden="0" w:name="Body Text First Indent"/>
    <w:lsdException w:qFormat="1" w:uiPriority="99" w:semiHidden="0"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60" w:lineRule="exact"/>
      <w:ind w:firstLine="640" w:firstLineChars="200"/>
      <w:jc w:val="both"/>
    </w:pPr>
    <w:rPr>
      <w:rFonts w:ascii="Times New Roman" w:hAnsi="Times New Roman" w:eastAsia="方正仿宋简体" w:cs="Times New Roman"/>
      <w:kern w:val="2"/>
      <w:sz w:val="32"/>
      <w:szCs w:val="21"/>
      <w:lang w:val="en-US" w:eastAsia="zh-CN" w:bidi="ar-SA"/>
    </w:rPr>
  </w:style>
  <w:style w:type="paragraph" w:styleId="4">
    <w:name w:val="heading 1"/>
    <w:next w:val="1"/>
    <w:qFormat/>
    <w:locked/>
    <w:uiPriority w:val="0"/>
    <w:pPr>
      <w:keepNext/>
      <w:keepLines/>
      <w:widowControl w:val="0"/>
      <w:shd w:val="clear" w:color="auto" w:fill="auto"/>
      <w:bidi w:val="0"/>
      <w:spacing w:before="0" w:after="400" w:line="560" w:lineRule="exact"/>
      <w:ind w:left="0" w:right="0" w:firstLine="0"/>
      <w:jc w:val="both"/>
      <w:outlineLvl w:val="0"/>
    </w:pPr>
    <w:rPr>
      <w:rFonts w:ascii="Times New Roman" w:hAnsi="Times New Roman" w:eastAsia="方正黑体简体" w:cs="宋体"/>
      <w:color w:val="000000"/>
      <w:kern w:val="0"/>
      <w:sz w:val="32"/>
      <w:szCs w:val="36"/>
      <w:u w:val="none"/>
      <w:shd w:val="clear" w:color="auto" w:fill="auto"/>
      <w:lang w:bidi="zh-TW"/>
    </w:rPr>
  </w:style>
  <w:style w:type="paragraph" w:styleId="5">
    <w:name w:val="heading 2"/>
    <w:basedOn w:val="1"/>
    <w:next w:val="1"/>
    <w:unhideWhenUsed/>
    <w:qFormat/>
    <w:locked/>
    <w:uiPriority w:val="0"/>
    <w:pPr>
      <w:keepNext/>
      <w:keepLines/>
      <w:widowControl w:val="0"/>
      <w:shd w:val="clear" w:color="auto" w:fill="auto"/>
      <w:bidi w:val="0"/>
      <w:spacing w:before="0" w:after="260" w:line="560" w:lineRule="exact"/>
      <w:ind w:left="0" w:right="0" w:firstLine="640" w:firstLineChars="200"/>
      <w:jc w:val="left"/>
      <w:outlineLvl w:val="1"/>
    </w:pPr>
    <w:rPr>
      <w:rFonts w:ascii="Times New Roman" w:hAnsi="Times New Roman" w:eastAsia="方正楷体简体" w:cs="Times New Roman"/>
      <w:bCs/>
      <w:color w:val="000000"/>
      <w:kern w:val="0"/>
      <w:sz w:val="32"/>
      <w:szCs w:val="28"/>
      <w:u w:val="none"/>
      <w:shd w:val="clear" w:color="auto" w:fill="auto"/>
      <w:lang w:bidi="en-US"/>
    </w:rPr>
  </w:style>
  <w:style w:type="paragraph" w:styleId="6">
    <w:name w:val="heading 3"/>
    <w:next w:val="7"/>
    <w:unhideWhenUsed/>
    <w:qFormat/>
    <w:locked/>
    <w:uiPriority w:val="9"/>
    <w:pPr>
      <w:keepNext w:val="0"/>
      <w:keepLines w:val="0"/>
      <w:widowControl w:val="0"/>
      <w:shd w:val="clear" w:color="auto" w:fill="auto"/>
      <w:bidi w:val="0"/>
      <w:spacing w:before="0" w:after="0" w:line="560" w:lineRule="exact"/>
      <w:ind w:left="0" w:right="0" w:firstLine="640" w:firstLineChars="200"/>
      <w:jc w:val="left"/>
      <w:outlineLvl w:val="2"/>
    </w:pPr>
    <w:rPr>
      <w:rFonts w:ascii="Times New Roman" w:hAnsi="Times New Roman" w:eastAsia="方正仿宋简体" w:cs="Times New Roman"/>
      <w:bCs/>
      <w:color w:val="000000"/>
      <w:kern w:val="0"/>
      <w:sz w:val="32"/>
      <w:szCs w:val="28"/>
      <w:u w:val="none"/>
      <w:shd w:val="clear" w:color="auto" w:fill="auto"/>
      <w:lang w:bidi="en-US"/>
    </w:rPr>
  </w:style>
  <w:style w:type="paragraph" w:styleId="8">
    <w:name w:val="heading 4"/>
    <w:next w:val="1"/>
    <w:unhideWhenUsed/>
    <w:qFormat/>
    <w:locked/>
    <w:uiPriority w:val="0"/>
    <w:pPr>
      <w:keepNext w:val="0"/>
      <w:keepLines w:val="0"/>
      <w:widowControl w:val="0"/>
      <w:shd w:val="clear" w:color="auto" w:fill="auto"/>
      <w:bidi w:val="0"/>
      <w:spacing w:before="0" w:after="0" w:line="469" w:lineRule="exact"/>
      <w:ind w:left="0" w:right="0" w:firstLine="600"/>
      <w:jc w:val="both"/>
      <w:outlineLvl w:val="3"/>
    </w:pPr>
    <w:rPr>
      <w:rFonts w:ascii="Times New Roman" w:hAnsi="Times New Roman" w:eastAsia="Times New Roman" w:cs="Times New Roman"/>
      <w:color w:val="000000"/>
      <w:spacing w:val="0"/>
      <w:w w:val="100"/>
      <w:kern w:val="0"/>
      <w:position w:val="0"/>
      <w:sz w:val="24"/>
      <w:szCs w:val="24"/>
      <w:u w:val="none"/>
      <w:shd w:val="clear" w:color="auto" w:fill="auto"/>
      <w:lang w:bidi="zh-TW"/>
    </w:rPr>
  </w:style>
  <w:style w:type="paragraph" w:styleId="9">
    <w:name w:val="heading 5"/>
    <w:next w:val="1"/>
    <w:link w:val="46"/>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4"/>
    </w:pPr>
    <w:rPr>
      <w:rFonts w:ascii="Times New Roman" w:hAnsi="Times New Roman" w:eastAsia="Times New Roman" w:cs="Times New Roman"/>
      <w:color w:val="000000"/>
      <w:spacing w:val="0"/>
      <w:w w:val="100"/>
      <w:kern w:val="0"/>
      <w:position w:val="0"/>
      <w:sz w:val="24"/>
      <w:szCs w:val="24"/>
      <w:u w:val="none"/>
      <w:shd w:val="clear" w:color="auto" w:fill="auto"/>
      <w:lang w:bidi="en-US"/>
    </w:rPr>
  </w:style>
  <w:style w:type="paragraph" w:styleId="10">
    <w:name w:val="heading 6"/>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5"/>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paragraph" w:styleId="11">
    <w:name w:val="heading 7"/>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6"/>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paragraph" w:styleId="12">
    <w:name w:val="heading 8"/>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7"/>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paragraph" w:styleId="13">
    <w:name w:val="heading 9"/>
    <w:next w:val="1"/>
    <w:unhideWhenUsed/>
    <w:qFormat/>
    <w:locked/>
    <w:uiPriority w:val="0"/>
    <w:pPr>
      <w:keepNext w:val="0"/>
      <w:keepLines w:val="0"/>
      <w:widowControl w:val="0"/>
      <w:shd w:val="clear" w:color="auto" w:fill="auto"/>
      <w:tabs>
        <w:tab w:val="left" w:pos="1112"/>
      </w:tabs>
      <w:bidi w:val="0"/>
      <w:spacing w:before="0" w:after="0" w:line="406" w:lineRule="auto"/>
      <w:ind w:left="0" w:right="0" w:firstLine="600"/>
      <w:jc w:val="both"/>
      <w:outlineLvl w:val="8"/>
    </w:pPr>
    <w:rPr>
      <w:rFonts w:ascii="Times New Roman" w:hAnsi="Times New Roman" w:eastAsia="Times New Roman" w:cs="Times New Roman"/>
      <w:color w:val="000000"/>
      <w:spacing w:val="0"/>
      <w:w w:val="100"/>
      <w:kern w:val="0"/>
      <w:position w:val="0"/>
      <w:sz w:val="21"/>
      <w:szCs w:val="24"/>
      <w:u w:val="none"/>
      <w:shd w:val="clear" w:color="auto" w:fill="auto"/>
      <w:lang w:bidi="en-US"/>
    </w:rPr>
  </w:style>
  <w:style w:type="character" w:default="1" w:styleId="25">
    <w:name w:val="Default Paragraph Font"/>
    <w:unhideWhenUsed/>
    <w:qFormat/>
    <w:uiPriority w:val="1"/>
  </w:style>
  <w:style w:type="table" w:default="1" w:styleId="23">
    <w:name w:val="Normal Table"/>
    <w:semiHidden/>
    <w:qFormat/>
    <w:uiPriority w:val="0"/>
    <w:tblPr>
      <w:tblCellMar>
        <w:top w:w="0" w:type="dxa"/>
        <w:left w:w="108" w:type="dxa"/>
        <w:bottom w:w="0" w:type="dxa"/>
        <w:right w:w="108" w:type="dxa"/>
      </w:tblCellMar>
    </w:tblPr>
  </w:style>
  <w:style w:type="paragraph" w:styleId="2">
    <w:name w:val="Body Text First Indent 2"/>
    <w:basedOn w:val="3"/>
    <w:unhideWhenUsed/>
    <w:qFormat/>
    <w:uiPriority w:val="99"/>
    <w:pPr>
      <w:widowControl w:val="0"/>
      <w:spacing w:line="560" w:lineRule="exact"/>
      <w:ind w:left="420" w:leftChars="200" w:firstLine="640" w:firstLineChars="200"/>
      <w:jc w:val="both"/>
    </w:pPr>
    <w:rPr>
      <w:rFonts w:ascii="Calibri" w:hAnsi="Calibri" w:eastAsia="方正仿宋简体" w:cs="Times New Roman"/>
      <w:kern w:val="2"/>
      <w:sz w:val="32"/>
      <w:szCs w:val="24"/>
      <w:lang w:val="en-US" w:eastAsia="zh-CN" w:bidi="ar-SA"/>
    </w:rPr>
  </w:style>
  <w:style w:type="paragraph" w:styleId="3">
    <w:name w:val="Body Text Indent"/>
    <w:basedOn w:val="1"/>
    <w:link w:val="29"/>
    <w:qFormat/>
    <w:uiPriority w:val="99"/>
    <w:pPr>
      <w:ind w:firstLine="570"/>
    </w:pPr>
    <w:rPr>
      <w:kern w:val="0"/>
    </w:rPr>
  </w:style>
  <w:style w:type="paragraph" w:styleId="7">
    <w:name w:val="Body Text"/>
    <w:basedOn w:val="1"/>
    <w:unhideWhenUsed/>
    <w:qFormat/>
    <w:uiPriority w:val="99"/>
    <w:pPr>
      <w:keepNext w:val="0"/>
      <w:keepLines w:val="0"/>
      <w:widowControl w:val="0"/>
      <w:shd w:val="clear" w:color="auto" w:fill="auto"/>
      <w:bidi w:val="0"/>
      <w:spacing w:before="0" w:after="0" w:line="470" w:lineRule="exact"/>
      <w:ind w:left="0" w:right="0" w:firstLine="480"/>
      <w:jc w:val="both"/>
      <w:outlineLvl w:val="9"/>
    </w:pPr>
    <w:rPr>
      <w:rFonts w:ascii="宋体" w:hAnsi="宋体" w:eastAsia="仿宋" w:cs="Times New Roman"/>
      <w:kern w:val="0"/>
      <w:sz w:val="24"/>
      <w:szCs w:val="24"/>
      <w:lang w:bidi="ar-SA"/>
    </w:rPr>
  </w:style>
  <w:style w:type="paragraph" w:styleId="14">
    <w:name w:val="annotation text"/>
    <w:basedOn w:val="1"/>
    <w:unhideWhenUsed/>
    <w:qFormat/>
    <w:uiPriority w:val="99"/>
    <w:pPr>
      <w:jc w:val="left"/>
    </w:pPr>
  </w:style>
  <w:style w:type="paragraph" w:styleId="15">
    <w:name w:val="Balloon Text"/>
    <w:basedOn w:val="1"/>
    <w:link w:val="30"/>
    <w:semiHidden/>
    <w:qFormat/>
    <w:uiPriority w:val="99"/>
    <w:rPr>
      <w:kern w:val="0"/>
      <w:sz w:val="2"/>
      <w:szCs w:val="2"/>
    </w:rPr>
  </w:style>
  <w:style w:type="paragraph" w:styleId="16">
    <w:name w:val="footer"/>
    <w:basedOn w:val="1"/>
    <w:link w:val="31"/>
    <w:qFormat/>
    <w:uiPriority w:val="99"/>
    <w:pPr>
      <w:tabs>
        <w:tab w:val="center" w:pos="4153"/>
        <w:tab w:val="right" w:pos="8306"/>
      </w:tabs>
      <w:snapToGrid w:val="0"/>
      <w:jc w:val="left"/>
    </w:pPr>
    <w:rPr>
      <w:kern w:val="0"/>
      <w:sz w:val="18"/>
      <w:szCs w:val="18"/>
    </w:rPr>
  </w:style>
  <w:style w:type="paragraph" w:styleId="17">
    <w:name w:val="header"/>
    <w:basedOn w:val="1"/>
    <w:link w:val="32"/>
    <w:qFormat/>
    <w:uiPriority w:val="99"/>
    <w:pPr>
      <w:pBdr>
        <w:bottom w:val="single" w:color="auto" w:sz="6" w:space="1"/>
      </w:pBdr>
      <w:tabs>
        <w:tab w:val="center" w:pos="4153"/>
        <w:tab w:val="right" w:pos="8306"/>
      </w:tabs>
      <w:snapToGrid w:val="0"/>
      <w:jc w:val="center"/>
    </w:pPr>
    <w:rPr>
      <w:kern w:val="0"/>
      <w:sz w:val="18"/>
      <w:szCs w:val="18"/>
    </w:rPr>
  </w:style>
  <w:style w:type="paragraph" w:styleId="18">
    <w:name w:val="Subtitle"/>
    <w:qFormat/>
    <w:locked/>
    <w:uiPriority w:val="0"/>
    <w:pPr>
      <w:widowControl w:val="0"/>
      <w:spacing w:before="240" w:beforeLines="0" w:beforeAutospacing="0" w:after="60" w:afterLines="0" w:afterAutospacing="0" w:line="312" w:lineRule="auto"/>
      <w:jc w:val="center"/>
      <w:outlineLvl w:val="1"/>
    </w:pPr>
    <w:rPr>
      <w:rFonts w:ascii="Arial" w:hAnsi="Arial" w:eastAsia="仿宋" w:cs="Times New Roman"/>
      <w:b/>
      <w:kern w:val="28"/>
      <w:sz w:val="32"/>
      <w:szCs w:val="24"/>
      <w:lang w:bidi="ar-SA"/>
    </w:rPr>
  </w:style>
  <w:style w:type="paragraph" w:styleId="19">
    <w:name w:val="Body Text 2"/>
    <w:basedOn w:val="1"/>
    <w:qFormat/>
    <w:uiPriority w:val="0"/>
    <w:pPr>
      <w:spacing w:line="360" w:lineRule="auto"/>
      <w:jc w:val="left"/>
    </w:pPr>
    <w:rPr>
      <w:rFonts w:ascii="方正仿宋_GB2312" w:hAnsi="宋体"/>
      <w:sz w:val="24"/>
    </w:rPr>
  </w:style>
  <w:style w:type="paragraph" w:styleId="20">
    <w:name w:val="Normal (Web)"/>
    <w:basedOn w:val="1"/>
    <w:qFormat/>
    <w:uiPriority w:val="99"/>
    <w:pPr>
      <w:widowControl/>
      <w:spacing w:before="100" w:beforeLines="0" w:beforeAutospacing="1" w:after="100" w:afterLines="0" w:afterAutospacing="1"/>
      <w:jc w:val="left"/>
    </w:pPr>
    <w:rPr>
      <w:rFonts w:ascii="宋体" w:hAnsi="宋体" w:cs="宋体"/>
      <w:kern w:val="0"/>
      <w:sz w:val="24"/>
      <w:szCs w:val="24"/>
    </w:rPr>
  </w:style>
  <w:style w:type="paragraph" w:styleId="21">
    <w:name w:val="Title"/>
    <w:qFormat/>
    <w:locked/>
    <w:uiPriority w:val="0"/>
    <w:pPr>
      <w:keepNext/>
      <w:keepLines/>
      <w:widowControl w:val="0"/>
      <w:shd w:val="clear" w:color="auto" w:fill="auto"/>
      <w:bidi w:val="0"/>
      <w:spacing w:before="0" w:after="540" w:line="240" w:lineRule="auto"/>
      <w:ind w:left="0" w:right="0" w:firstLine="800"/>
      <w:jc w:val="left"/>
      <w:outlineLvl w:val="9"/>
    </w:pPr>
    <w:rPr>
      <w:rFonts w:ascii="Times New Roman" w:hAnsi="宋体" w:eastAsia="宋体" w:cs="宋体"/>
      <w:color w:val="000000"/>
      <w:spacing w:val="0"/>
      <w:w w:val="100"/>
      <w:kern w:val="0"/>
      <w:position w:val="0"/>
      <w:sz w:val="36"/>
      <w:szCs w:val="36"/>
      <w:u w:val="single"/>
      <w:shd w:val="clear" w:color="auto" w:fill="auto"/>
      <w:lang w:bidi="zh-TW"/>
    </w:rPr>
  </w:style>
  <w:style w:type="paragraph" w:styleId="22">
    <w:name w:val="Body Text First Indent"/>
    <w:basedOn w:val="7"/>
    <w:unhideWhenUsed/>
    <w:qFormat/>
    <w:uiPriority w:val="99"/>
    <w:pPr>
      <w:spacing w:line="360" w:lineRule="auto"/>
      <w:ind w:firstLine="600" w:firstLineChars="200"/>
    </w:pPr>
  </w:style>
  <w:style w:type="table" w:styleId="24">
    <w:name w:val="Table Grid"/>
    <w:basedOn w:val="23"/>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locked/>
    <w:uiPriority w:val="0"/>
    <w:rPr>
      <w:b/>
    </w:rPr>
  </w:style>
  <w:style w:type="character" w:styleId="27">
    <w:name w:val="page number"/>
    <w:qFormat/>
    <w:uiPriority w:val="99"/>
  </w:style>
  <w:style w:type="character" w:styleId="28">
    <w:name w:val="Hyperlink"/>
    <w:qFormat/>
    <w:uiPriority w:val="99"/>
    <w:rPr>
      <w:color w:val="0000FF"/>
      <w:u w:val="single"/>
    </w:rPr>
  </w:style>
  <w:style w:type="character" w:customStyle="1" w:styleId="29">
    <w:name w:val="正文文本缩进 字符"/>
    <w:link w:val="3"/>
    <w:qFormat/>
    <w:uiPriority w:val="99"/>
    <w:rPr>
      <w:sz w:val="21"/>
      <w:szCs w:val="21"/>
    </w:rPr>
  </w:style>
  <w:style w:type="character" w:customStyle="1" w:styleId="30">
    <w:name w:val="批注框文本 字符"/>
    <w:link w:val="15"/>
    <w:qFormat/>
    <w:uiPriority w:val="99"/>
    <w:rPr>
      <w:sz w:val="2"/>
      <w:szCs w:val="2"/>
    </w:rPr>
  </w:style>
  <w:style w:type="character" w:customStyle="1" w:styleId="31">
    <w:name w:val="页脚 字符"/>
    <w:link w:val="16"/>
    <w:qFormat/>
    <w:uiPriority w:val="99"/>
    <w:rPr>
      <w:sz w:val="18"/>
      <w:szCs w:val="18"/>
    </w:rPr>
  </w:style>
  <w:style w:type="character" w:customStyle="1" w:styleId="32">
    <w:name w:val="页眉 字符"/>
    <w:link w:val="17"/>
    <w:qFormat/>
    <w:uiPriority w:val="99"/>
    <w:rPr>
      <w:sz w:val="18"/>
      <w:szCs w:val="18"/>
    </w:rPr>
  </w:style>
  <w:style w:type="character" w:customStyle="1" w:styleId="33">
    <w:name w:val="CharAttribute22"/>
    <w:qFormat/>
    <w:uiPriority w:val="99"/>
    <w:rPr>
      <w:rFonts w:ascii="宋体" w:eastAsia="宋体"/>
      <w:b/>
      <w:sz w:val="24"/>
    </w:rPr>
  </w:style>
  <w:style w:type="character" w:customStyle="1" w:styleId="34">
    <w:name w:val="CharAttribute23"/>
    <w:qFormat/>
    <w:uiPriority w:val="99"/>
    <w:rPr>
      <w:rFonts w:ascii="宋体" w:eastAsia="宋体"/>
      <w:sz w:val="24"/>
    </w:rPr>
  </w:style>
  <w:style w:type="character" w:customStyle="1" w:styleId="35">
    <w:name w:val="style1"/>
    <w:qFormat/>
    <w:uiPriority w:val="99"/>
  </w:style>
  <w:style w:type="character" w:customStyle="1" w:styleId="36">
    <w:name w:val="无间隔 字符"/>
    <w:link w:val="37"/>
    <w:qFormat/>
    <w:uiPriority w:val="1"/>
    <w:rPr>
      <w:rFonts w:ascii="Calibri" w:hAnsi="Calibri"/>
      <w:sz w:val="22"/>
      <w:szCs w:val="22"/>
      <w:lang w:val="en-US" w:eastAsia="zh-CN" w:bidi="ar-SA"/>
    </w:rPr>
  </w:style>
  <w:style w:type="paragraph" w:styleId="37">
    <w:name w:val="No Spacing"/>
    <w:link w:val="36"/>
    <w:qFormat/>
    <w:uiPriority w:val="1"/>
    <w:rPr>
      <w:rFonts w:ascii="Calibri" w:hAnsi="Calibri" w:eastAsia="宋体" w:cs="Times New Roman"/>
      <w:sz w:val="22"/>
      <w:szCs w:val="22"/>
      <w:lang w:val="en-US" w:eastAsia="zh-CN" w:bidi="ar-SA"/>
    </w:rPr>
  </w:style>
  <w:style w:type="character" w:customStyle="1" w:styleId="38">
    <w:name w:val="font21"/>
    <w:qFormat/>
    <w:uiPriority w:val="0"/>
    <w:rPr>
      <w:rFonts w:hint="eastAsia" w:ascii="宋体" w:hAnsi="宋体" w:eastAsia="宋体" w:cs="宋体"/>
      <w:b/>
      <w:color w:val="000000"/>
      <w:sz w:val="21"/>
      <w:szCs w:val="21"/>
      <w:u w:val="none"/>
    </w:rPr>
  </w:style>
  <w:style w:type="paragraph" w:customStyle="1" w:styleId="39">
    <w:name w:val="First Paragraph"/>
    <w:basedOn w:val="7"/>
    <w:next w:val="7"/>
    <w:qFormat/>
    <w:uiPriority w:val="0"/>
  </w:style>
  <w:style w:type="paragraph" w:customStyle="1" w:styleId="40">
    <w:name w:val="ParaAttribute9"/>
    <w:qFormat/>
    <w:uiPriority w:val="99"/>
    <w:pPr>
      <w:widowControl w:val="0"/>
      <w:jc w:val="both"/>
    </w:pPr>
    <w:rPr>
      <w:rFonts w:ascii="Times New Roman" w:hAnsi="Times New Roman" w:eastAsia="Verdana" w:cs="Times New Roman"/>
      <w:lang w:val="en-US" w:eastAsia="zh-CN" w:bidi="ar-SA"/>
    </w:rPr>
  </w:style>
  <w:style w:type="paragraph" w:styleId="41">
    <w:name w:val="List Paragraph"/>
    <w:basedOn w:val="1"/>
    <w:qFormat/>
    <w:uiPriority w:val="99"/>
    <w:pPr>
      <w:ind w:firstLine="420" w:firstLineChars="200"/>
    </w:pPr>
  </w:style>
  <w:style w:type="paragraph" w:customStyle="1" w:styleId="42">
    <w:name w:val="默认段落字体 Para Char Char Char Char Char Char Char Char Char1 Char Char Char Char"/>
    <w:basedOn w:val="1"/>
    <w:qFormat/>
    <w:uiPriority w:val="0"/>
    <w:rPr>
      <w:rFonts w:ascii="Tahoma" w:hAnsi="Tahoma"/>
      <w:sz w:val="24"/>
      <w:szCs w:val="20"/>
    </w:rPr>
  </w:style>
  <w:style w:type="paragraph" w:customStyle="1" w:styleId="43">
    <w:name w:val="样式1"/>
    <w:basedOn w:val="1"/>
    <w:qFormat/>
    <w:uiPriority w:val="0"/>
    <w:pPr>
      <w:spacing w:line="240" w:lineRule="atLeast"/>
      <w:ind w:firstLine="420" w:firstLineChars="200"/>
    </w:pPr>
    <w:rPr>
      <w:rFonts w:hint="eastAsia" w:ascii="宋体" w:hAnsi="宋体"/>
      <w:color w:val="auto"/>
      <w:sz w:val="24"/>
      <w:szCs w:val="24"/>
    </w:rPr>
  </w:style>
  <w:style w:type="paragraph" w:customStyle="1" w:styleId="44">
    <w:name w:val="列出段落1"/>
    <w:basedOn w:val="1"/>
    <w:qFormat/>
    <w:uiPriority w:val="34"/>
    <w:pPr>
      <w:ind w:firstLine="420" w:firstLineChars="200"/>
    </w:pPr>
  </w:style>
  <w:style w:type="table" w:customStyle="1" w:styleId="45">
    <w:name w:val="Table"/>
    <w:unhideWhenUsed/>
    <w:qFormat/>
    <w:uiPriority w:val="0"/>
    <w:tblPr>
      <w:tblCellMar>
        <w:top w:w="0" w:type="dxa"/>
        <w:left w:w="108" w:type="dxa"/>
        <w:bottom w:w="0" w:type="dxa"/>
        <w:right w:w="108" w:type="dxa"/>
      </w:tblCellMar>
    </w:tblPr>
    <w:tblStylePr w:type="firstRow">
      <w:tcPr>
        <w:tcBorders>
          <w:top w:val="nil"/>
          <w:left w:val="nil"/>
          <w:bottom w:val="single" w:color="auto" w:sz="0" w:space="0"/>
          <w:right w:val="nil"/>
          <w:insideH w:val="nil"/>
          <w:insideV w:val="nil"/>
          <w:tl2br w:val="nil"/>
          <w:tr2bl w:val="nil"/>
        </w:tcBorders>
        <w:vAlign w:val="bottom"/>
      </w:tcPr>
    </w:tblStylePr>
  </w:style>
  <w:style w:type="character" w:customStyle="1" w:styleId="46">
    <w:name w:val="标题 5 Char"/>
    <w:link w:val="9"/>
    <w:qFormat/>
    <w:uiPriority w:val="0"/>
    <w:rPr>
      <w:rFonts w:ascii="Times New Roman" w:hAnsi="Times New Roman" w:eastAsia="Times New Roman" w:cs="Times New Roman"/>
      <w:color w:val="000000"/>
      <w:spacing w:val="0"/>
      <w:w w:val="100"/>
      <w:kern w:val="0"/>
      <w:position w:val="0"/>
      <w:sz w:val="24"/>
      <w:szCs w:val="24"/>
      <w:u w:val="none"/>
      <w:shd w:val="clear" w:color="auto" w:fill="auto"/>
      <w:lang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MS</Company>
  <Pages>21</Pages>
  <Words>9926</Words>
  <Characters>10406</Characters>
  <Lines>71</Lines>
  <Paragraphs>56</Paragraphs>
  <TotalTime>1</TotalTime>
  <ScaleCrop>false</ScaleCrop>
  <LinksUpToDate>false</LinksUpToDate>
  <CharactersWithSpaces>10478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2023-02-09T14:39:00Z</dcterms:created>
  <dc:creator>user</dc:creator>
  <cp:lastModifiedBy>David huo</cp:lastModifiedBy>
  <cp:lastPrinted>2018-11-05T14:23:00Z</cp:lastPrinted>
  <dcterms:modified xsi:type="dcterms:W3CDTF">2026-08-03T18:08:11Z</dcterms:modified>
  <dc:title>大庆油田有限责任公司计算机软件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1800.00000000000</vt:lpwstr>
  </property>
  <property fmtid="{D5CDD505-2E9C-101B-9397-08002B2CF9AE}" pid="3" name="KSOProductBuildVer">
    <vt:lpwstr>2052-12.1.0.28043</vt:lpwstr>
  </property>
  <property fmtid="{D5CDD505-2E9C-101B-9397-08002B2CF9AE}" pid="4" name="_CopySource">
    <vt:lpwstr>http://www.jgbs.dqyt.petrochina/scyxyxxb/bmgz/DocLib11/公司计算机软件采购及开发、信息技术服务项目审批表(2018版).doc</vt:lpwstr>
  </property>
  <property fmtid="{D5CDD505-2E9C-101B-9397-08002B2CF9AE}" pid="5" name="TemplateUrl">
    <vt:lpwstr/>
  </property>
  <property fmtid="{D5CDD505-2E9C-101B-9397-08002B2CF9AE}" pid="6" name="xd_ProgID">
    <vt:lpwstr/>
  </property>
  <property fmtid="{D5CDD505-2E9C-101B-9397-08002B2CF9AE}" pid="7" name="ICV">
    <vt:lpwstr>C43260058F2D4FBDAA8D9BC552D5ADAF</vt:lpwstr>
  </property>
  <property fmtid="{D5CDD505-2E9C-101B-9397-08002B2CF9AE}" pid="8" name="KSOTemplateDocerSaveRecord">
    <vt:lpwstr>eyJoZGlkIjoiM2Q0N2YyNjdiYmY3YTFjYzMxNGE1NTlhY2VlMGI0ZmUiLCJ1c2VySWQiOiIyMDE3NTY3MjEifQ==</vt:lpwstr>
  </property>
</Properties>
</file>